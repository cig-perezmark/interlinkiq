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E80BED" w14:textId="77777777" w:rsidR="00663FD9" w:rsidRPr="00663FD9" w:rsidRDefault="00663FD9" w:rsidP="00663FD9">
      <w:pPr>
        <w:spacing w:after="0" w:line="240" w:lineRule="auto"/>
        <w:jc w:val="center"/>
        <w:rPr>
          <w:rFonts w:ascii="Times New Roman" w:eastAsia="Times New Roman" w:hAnsi="Times New Roman" w:cs="Times New Roman"/>
          <w:sz w:val="24"/>
          <w:szCs w:val="24"/>
          <w:lang w:eastAsia="en-PH"/>
        </w:rPr>
      </w:pPr>
      <w:r w:rsidRPr="00663FD9">
        <w:rPr>
          <w:rFonts w:ascii="Arial" w:eastAsia="Times New Roman" w:hAnsi="Arial" w:cs="Arial"/>
          <w:b/>
          <w:bCs/>
          <w:color w:val="000000"/>
          <w:sz w:val="20"/>
          <w:szCs w:val="20"/>
          <w:lang w:eastAsia="en-PH"/>
        </w:rPr>
        <w:t>CONSULTARE INC.</w:t>
      </w:r>
    </w:p>
    <w:p w14:paraId="681E428F" w14:textId="77777777" w:rsidR="00663FD9" w:rsidRPr="00663FD9" w:rsidRDefault="00663FD9" w:rsidP="00663FD9">
      <w:pPr>
        <w:spacing w:after="0" w:line="240" w:lineRule="auto"/>
        <w:rPr>
          <w:rFonts w:ascii="Times New Roman" w:eastAsia="Times New Roman" w:hAnsi="Times New Roman" w:cs="Times New Roman"/>
          <w:sz w:val="24"/>
          <w:szCs w:val="24"/>
          <w:lang w:eastAsia="en-PH"/>
        </w:rPr>
      </w:pPr>
    </w:p>
    <w:p w14:paraId="6BEC6261" w14:textId="77777777" w:rsidR="00663FD9" w:rsidRPr="00663FD9" w:rsidRDefault="00663FD9" w:rsidP="00663FD9">
      <w:pPr>
        <w:spacing w:after="0" w:line="240" w:lineRule="auto"/>
        <w:jc w:val="center"/>
        <w:rPr>
          <w:rFonts w:ascii="Times New Roman" w:eastAsia="Times New Roman" w:hAnsi="Times New Roman" w:cs="Times New Roman"/>
          <w:sz w:val="24"/>
          <w:szCs w:val="24"/>
          <w:lang w:eastAsia="en-PH"/>
        </w:rPr>
      </w:pPr>
      <w:r w:rsidRPr="00663FD9">
        <w:rPr>
          <w:rFonts w:ascii="Arial" w:eastAsia="Times New Roman" w:hAnsi="Arial" w:cs="Arial"/>
          <w:b/>
          <w:bCs/>
          <w:color w:val="000000"/>
          <w:sz w:val="20"/>
          <w:szCs w:val="20"/>
          <w:lang w:eastAsia="en-PH"/>
        </w:rPr>
        <w:t>COMPANY MANUAL</w:t>
      </w:r>
    </w:p>
    <w:p w14:paraId="66871BCC" w14:textId="77777777" w:rsidR="00663FD9" w:rsidRPr="00663FD9" w:rsidRDefault="00663FD9" w:rsidP="00663FD9">
      <w:pPr>
        <w:spacing w:after="0" w:line="240" w:lineRule="auto"/>
        <w:rPr>
          <w:rFonts w:ascii="Times New Roman" w:eastAsia="Times New Roman" w:hAnsi="Times New Roman" w:cs="Times New Roman"/>
          <w:sz w:val="24"/>
          <w:szCs w:val="24"/>
          <w:lang w:eastAsia="en-PH"/>
        </w:rPr>
      </w:pPr>
    </w:p>
    <w:p w14:paraId="77E30E7B" w14:textId="77777777" w:rsidR="00642F2E" w:rsidRDefault="00642F2E" w:rsidP="00663FD9">
      <w:pPr>
        <w:spacing w:after="0" w:line="240" w:lineRule="auto"/>
        <w:ind w:firstLine="720"/>
        <w:rPr>
          <w:rFonts w:ascii="Arial" w:eastAsia="Times New Roman" w:hAnsi="Arial" w:cs="Arial"/>
          <w:color w:val="000000"/>
          <w:sz w:val="20"/>
          <w:szCs w:val="20"/>
          <w:lang w:eastAsia="en-PH"/>
        </w:rPr>
      </w:pPr>
    </w:p>
    <w:p w14:paraId="684244FD" w14:textId="3DFB972A" w:rsidR="00663FD9" w:rsidRPr="00663FD9" w:rsidRDefault="00663FD9" w:rsidP="00663FD9">
      <w:pPr>
        <w:spacing w:after="0" w:line="240" w:lineRule="auto"/>
        <w:ind w:firstLine="720"/>
        <w:rPr>
          <w:rFonts w:ascii="Times New Roman" w:eastAsia="Times New Roman" w:hAnsi="Times New Roman" w:cs="Times New Roman"/>
          <w:sz w:val="24"/>
          <w:szCs w:val="24"/>
          <w:lang w:eastAsia="en-PH"/>
        </w:rPr>
      </w:pPr>
      <w:r w:rsidRPr="00663FD9">
        <w:rPr>
          <w:rFonts w:ascii="Arial" w:eastAsia="Times New Roman" w:hAnsi="Arial" w:cs="Arial"/>
          <w:color w:val="000000"/>
          <w:sz w:val="20"/>
          <w:szCs w:val="20"/>
          <w:lang w:eastAsia="en-PH"/>
        </w:rPr>
        <w:t xml:space="preserve">Welcome to </w:t>
      </w:r>
      <w:proofErr w:type="spellStart"/>
      <w:r w:rsidRPr="00663FD9">
        <w:rPr>
          <w:rFonts w:ascii="Arial" w:eastAsia="Times New Roman" w:hAnsi="Arial" w:cs="Arial"/>
          <w:color w:val="000000"/>
          <w:sz w:val="20"/>
          <w:szCs w:val="20"/>
          <w:lang w:eastAsia="en-PH"/>
        </w:rPr>
        <w:t>Consultare</w:t>
      </w:r>
      <w:proofErr w:type="spellEnd"/>
      <w:r w:rsidRPr="00663FD9">
        <w:rPr>
          <w:rFonts w:ascii="Arial" w:eastAsia="Times New Roman" w:hAnsi="Arial" w:cs="Arial"/>
          <w:color w:val="000000"/>
          <w:sz w:val="20"/>
          <w:szCs w:val="20"/>
          <w:lang w:eastAsia="en-PH"/>
        </w:rPr>
        <w:t xml:space="preserve"> Incorporated! </w:t>
      </w:r>
    </w:p>
    <w:p w14:paraId="515D7C9E" w14:textId="77777777" w:rsidR="00663FD9" w:rsidRPr="00663FD9" w:rsidRDefault="00663FD9" w:rsidP="00663FD9">
      <w:pPr>
        <w:spacing w:after="0" w:line="240" w:lineRule="auto"/>
        <w:rPr>
          <w:rFonts w:ascii="Times New Roman" w:eastAsia="Times New Roman" w:hAnsi="Times New Roman" w:cs="Times New Roman"/>
          <w:sz w:val="24"/>
          <w:szCs w:val="24"/>
          <w:lang w:eastAsia="en-PH"/>
        </w:rPr>
      </w:pPr>
    </w:p>
    <w:p w14:paraId="0A82AA05" w14:textId="77777777" w:rsidR="00663FD9" w:rsidRPr="00663FD9" w:rsidRDefault="00663FD9" w:rsidP="00663FD9">
      <w:pPr>
        <w:spacing w:after="0" w:line="240" w:lineRule="auto"/>
        <w:ind w:firstLine="720"/>
        <w:rPr>
          <w:rFonts w:ascii="Times New Roman" w:eastAsia="Times New Roman" w:hAnsi="Times New Roman" w:cs="Times New Roman"/>
          <w:sz w:val="24"/>
          <w:szCs w:val="24"/>
          <w:lang w:eastAsia="en-PH"/>
        </w:rPr>
      </w:pPr>
      <w:proofErr w:type="spellStart"/>
      <w:r w:rsidRPr="00663FD9">
        <w:rPr>
          <w:rFonts w:ascii="Arial" w:eastAsia="Times New Roman" w:hAnsi="Arial" w:cs="Arial"/>
          <w:color w:val="000000"/>
          <w:sz w:val="20"/>
          <w:szCs w:val="20"/>
          <w:lang w:eastAsia="en-PH"/>
        </w:rPr>
        <w:t>Consultare</w:t>
      </w:r>
      <w:proofErr w:type="spellEnd"/>
      <w:r w:rsidRPr="00663FD9">
        <w:rPr>
          <w:rFonts w:ascii="Arial" w:eastAsia="Times New Roman" w:hAnsi="Arial" w:cs="Arial"/>
          <w:color w:val="000000"/>
          <w:sz w:val="20"/>
          <w:szCs w:val="20"/>
          <w:lang w:eastAsia="en-PH"/>
        </w:rPr>
        <w:t xml:space="preserve"> Inc. is a US based company that provides regulatory compliance consulting services to manufacturers, distributors and importers of foods, beverages, dietary supplements, drugs, cosmetics, medical devices, or electronic products.</w:t>
      </w:r>
    </w:p>
    <w:p w14:paraId="51C13584" w14:textId="77777777" w:rsidR="00663FD9" w:rsidRPr="00663FD9" w:rsidRDefault="00663FD9" w:rsidP="00663FD9">
      <w:pPr>
        <w:spacing w:after="0" w:line="240" w:lineRule="auto"/>
        <w:rPr>
          <w:rFonts w:ascii="Times New Roman" w:eastAsia="Times New Roman" w:hAnsi="Times New Roman" w:cs="Times New Roman"/>
          <w:sz w:val="24"/>
          <w:szCs w:val="24"/>
          <w:lang w:eastAsia="en-PH"/>
        </w:rPr>
      </w:pPr>
    </w:p>
    <w:p w14:paraId="7C2EEF87" w14:textId="77777777" w:rsidR="00663FD9" w:rsidRPr="00663FD9" w:rsidRDefault="00663FD9" w:rsidP="00663FD9">
      <w:pPr>
        <w:spacing w:after="0" w:line="240" w:lineRule="auto"/>
        <w:ind w:firstLine="720"/>
        <w:rPr>
          <w:rFonts w:ascii="Times New Roman" w:eastAsia="Times New Roman" w:hAnsi="Times New Roman" w:cs="Times New Roman"/>
          <w:sz w:val="24"/>
          <w:szCs w:val="24"/>
          <w:lang w:eastAsia="en-PH"/>
        </w:rPr>
      </w:pPr>
      <w:r w:rsidRPr="00663FD9">
        <w:rPr>
          <w:rFonts w:ascii="Arial" w:eastAsia="Times New Roman" w:hAnsi="Arial" w:cs="Arial"/>
          <w:color w:val="000000"/>
          <w:sz w:val="20"/>
          <w:szCs w:val="20"/>
          <w:lang w:eastAsia="en-PH"/>
        </w:rPr>
        <w:t>Our Mission is to support every company’s regulatory and certification compliance needs and to develop all necessary programs to assist their quality assurance and food safety team.</w:t>
      </w:r>
    </w:p>
    <w:p w14:paraId="2FA8016F" w14:textId="77777777" w:rsidR="00663FD9" w:rsidRPr="00663FD9" w:rsidRDefault="00663FD9" w:rsidP="00663FD9">
      <w:pPr>
        <w:spacing w:after="0" w:line="240" w:lineRule="auto"/>
        <w:rPr>
          <w:rFonts w:ascii="Times New Roman" w:eastAsia="Times New Roman" w:hAnsi="Times New Roman" w:cs="Times New Roman"/>
          <w:sz w:val="24"/>
          <w:szCs w:val="24"/>
          <w:lang w:eastAsia="en-PH"/>
        </w:rPr>
      </w:pPr>
    </w:p>
    <w:p w14:paraId="5B4BCEAC" w14:textId="77777777" w:rsidR="00663FD9" w:rsidRPr="00663FD9" w:rsidRDefault="00663FD9" w:rsidP="00663FD9">
      <w:pPr>
        <w:spacing w:after="0" w:line="240" w:lineRule="auto"/>
        <w:ind w:firstLine="720"/>
        <w:rPr>
          <w:rFonts w:ascii="Times New Roman" w:eastAsia="Times New Roman" w:hAnsi="Times New Roman" w:cs="Times New Roman"/>
          <w:sz w:val="24"/>
          <w:szCs w:val="24"/>
          <w:lang w:eastAsia="en-PH"/>
        </w:rPr>
      </w:pPr>
      <w:r w:rsidRPr="00663FD9">
        <w:rPr>
          <w:rFonts w:ascii="Arial" w:eastAsia="Times New Roman" w:hAnsi="Arial" w:cs="Arial"/>
          <w:color w:val="000000"/>
          <w:sz w:val="20"/>
          <w:szCs w:val="20"/>
          <w:lang w:eastAsia="en-PH"/>
        </w:rPr>
        <w:t>We believe in your skills and expertise in helping us fulfill our goals and achieve our mission. You are an important part of this process; your performance will directly influence our Company's stability and growth.</w:t>
      </w:r>
    </w:p>
    <w:p w14:paraId="0644840A" w14:textId="77777777" w:rsidR="00663FD9" w:rsidRPr="00663FD9" w:rsidRDefault="00663FD9" w:rsidP="00663FD9">
      <w:pPr>
        <w:spacing w:after="0" w:line="240" w:lineRule="auto"/>
        <w:rPr>
          <w:rFonts w:ascii="Times New Roman" w:eastAsia="Times New Roman" w:hAnsi="Times New Roman" w:cs="Times New Roman"/>
          <w:sz w:val="24"/>
          <w:szCs w:val="24"/>
          <w:lang w:eastAsia="en-PH"/>
        </w:rPr>
      </w:pPr>
    </w:p>
    <w:p w14:paraId="0D8A2829" w14:textId="77777777" w:rsidR="00663FD9" w:rsidRPr="00663FD9" w:rsidRDefault="00663FD9" w:rsidP="00663FD9">
      <w:pPr>
        <w:spacing w:after="0" w:line="240" w:lineRule="auto"/>
        <w:ind w:firstLine="720"/>
        <w:rPr>
          <w:rFonts w:ascii="Times New Roman" w:eastAsia="Times New Roman" w:hAnsi="Times New Roman" w:cs="Times New Roman"/>
          <w:sz w:val="24"/>
          <w:szCs w:val="24"/>
          <w:lang w:eastAsia="en-PH"/>
        </w:rPr>
      </w:pPr>
      <w:r w:rsidRPr="00663FD9">
        <w:rPr>
          <w:rFonts w:ascii="Arial" w:eastAsia="Times New Roman" w:hAnsi="Arial" w:cs="Arial"/>
          <w:color w:val="000000"/>
          <w:sz w:val="20"/>
          <w:szCs w:val="20"/>
          <w:lang w:eastAsia="en-PH"/>
        </w:rPr>
        <w:t xml:space="preserve">We are glad you are a part of </w:t>
      </w:r>
      <w:proofErr w:type="spellStart"/>
      <w:r w:rsidRPr="00663FD9">
        <w:rPr>
          <w:rFonts w:ascii="Arial" w:eastAsia="Times New Roman" w:hAnsi="Arial" w:cs="Arial"/>
          <w:color w:val="000000"/>
          <w:sz w:val="20"/>
          <w:szCs w:val="20"/>
          <w:lang w:eastAsia="en-PH"/>
        </w:rPr>
        <w:t>Consultare</w:t>
      </w:r>
      <w:proofErr w:type="spellEnd"/>
      <w:r w:rsidRPr="00663FD9">
        <w:rPr>
          <w:rFonts w:ascii="Arial" w:eastAsia="Times New Roman" w:hAnsi="Arial" w:cs="Arial"/>
          <w:color w:val="000000"/>
          <w:sz w:val="20"/>
          <w:szCs w:val="20"/>
          <w:lang w:eastAsia="en-PH"/>
        </w:rPr>
        <w:t xml:space="preserve"> Inc. and we hope you will find your performance challenging and rewarding.</w:t>
      </w:r>
    </w:p>
    <w:p w14:paraId="20E0FC47" w14:textId="366EA8D3" w:rsidR="00012A7F" w:rsidRDefault="00012A7F" w:rsidP="00663FD9"/>
    <w:p w14:paraId="4E4F7B78" w14:textId="5A409C1C" w:rsidR="00663FD9" w:rsidRDefault="00663FD9" w:rsidP="00663FD9"/>
    <w:p w14:paraId="7BB1BF20" w14:textId="6CFE3079" w:rsidR="00663FD9" w:rsidRDefault="00663FD9" w:rsidP="00663FD9"/>
    <w:p w14:paraId="6E9689EA" w14:textId="2035CEDF" w:rsidR="00663FD9" w:rsidRDefault="00663FD9" w:rsidP="00663FD9"/>
    <w:p w14:paraId="4B4DF40A" w14:textId="0897F1DD" w:rsidR="00663FD9" w:rsidRDefault="00663FD9" w:rsidP="00663FD9"/>
    <w:p w14:paraId="482650AD" w14:textId="00F1C8D4" w:rsidR="00663FD9" w:rsidRDefault="00663FD9" w:rsidP="00663FD9"/>
    <w:p w14:paraId="56B22789" w14:textId="0BA3874B" w:rsidR="00663FD9" w:rsidRDefault="00663FD9" w:rsidP="00663FD9"/>
    <w:p w14:paraId="1B8A02FE" w14:textId="18A18D56" w:rsidR="00663FD9" w:rsidRDefault="00663FD9" w:rsidP="00663FD9"/>
    <w:p w14:paraId="08B7E587" w14:textId="11ED11E3" w:rsidR="00663FD9" w:rsidRDefault="00663FD9" w:rsidP="00663FD9"/>
    <w:p w14:paraId="4ED3DA86" w14:textId="30733533" w:rsidR="00663FD9" w:rsidRDefault="00663FD9" w:rsidP="00663FD9"/>
    <w:p w14:paraId="4ECCBC4B" w14:textId="1F607020" w:rsidR="00663FD9" w:rsidRDefault="00663FD9" w:rsidP="00663FD9"/>
    <w:p w14:paraId="51BA3E29" w14:textId="70EF901F" w:rsidR="00663FD9" w:rsidRDefault="00663FD9" w:rsidP="00663FD9"/>
    <w:p w14:paraId="3178DE50" w14:textId="04F57005" w:rsidR="00663FD9" w:rsidRDefault="00663FD9" w:rsidP="00663FD9"/>
    <w:p w14:paraId="56D711D5" w14:textId="13D4040E" w:rsidR="00663FD9" w:rsidRDefault="00663FD9" w:rsidP="00663FD9"/>
    <w:p w14:paraId="47AC413C" w14:textId="364F84D2" w:rsidR="00663FD9" w:rsidRDefault="00663FD9" w:rsidP="00663FD9"/>
    <w:p w14:paraId="23A746F4" w14:textId="6359D03C" w:rsidR="00663FD9" w:rsidRDefault="00663FD9" w:rsidP="00663FD9"/>
    <w:sdt>
      <w:sdtPr>
        <w:rPr>
          <w:rFonts w:asciiTheme="minorHAnsi" w:eastAsiaTheme="minorHAnsi" w:hAnsiTheme="minorHAnsi" w:cstheme="minorBidi"/>
          <w:color w:val="auto"/>
          <w:sz w:val="22"/>
          <w:szCs w:val="22"/>
        </w:rPr>
        <w:id w:val="312227059"/>
        <w:docPartObj>
          <w:docPartGallery w:val="Table of Contents"/>
          <w:docPartUnique/>
        </w:docPartObj>
      </w:sdtPr>
      <w:sdtEndPr>
        <w:rPr>
          <w:b/>
          <w:bCs/>
          <w:noProof/>
        </w:rPr>
      </w:sdtEndPr>
      <w:sdtContent>
        <w:p w14:paraId="476960B4" w14:textId="558FD0E8" w:rsidR="00F8422D" w:rsidRDefault="00F8422D">
          <w:pPr>
            <w:pStyle w:val="TOCHeading"/>
          </w:pPr>
          <w:r>
            <w:t>Contents</w:t>
          </w:r>
        </w:p>
        <w:p w14:paraId="33E4D55F" w14:textId="4EF7B513" w:rsidR="004458CD" w:rsidRDefault="00F8422D">
          <w:pPr>
            <w:pStyle w:val="TOC1"/>
            <w:tabs>
              <w:tab w:val="right" w:leader="dot" w:pos="9350"/>
            </w:tabs>
            <w:rPr>
              <w:rFonts w:eastAsiaTheme="minorEastAsia"/>
              <w:noProof/>
              <w:lang w:val="en-PH" w:eastAsia="en-PH"/>
            </w:rPr>
          </w:pPr>
          <w:r>
            <w:fldChar w:fldCharType="begin"/>
          </w:r>
          <w:r>
            <w:instrText xml:space="preserve"> TOC \o "1-3" \h \z \u </w:instrText>
          </w:r>
          <w:r>
            <w:fldChar w:fldCharType="separate"/>
          </w:r>
          <w:hyperlink r:id="rId7" w:anchor="_Toc116382428" w:history="1">
            <w:r w:rsidR="004458CD" w:rsidRPr="00EF5C6E">
              <w:rPr>
                <w:rStyle w:val="Hyperlink"/>
                <w:rFonts w:ascii="Arial" w:hAnsi="Arial" w:cs="Arial"/>
                <w:b/>
                <w:bCs/>
                <w:noProof/>
              </w:rPr>
              <w:t>PART 1: ABOUT US</w:t>
            </w:r>
            <w:r w:rsidR="004458CD">
              <w:rPr>
                <w:noProof/>
                <w:webHidden/>
              </w:rPr>
              <w:tab/>
            </w:r>
            <w:r w:rsidR="004458CD">
              <w:rPr>
                <w:noProof/>
                <w:webHidden/>
              </w:rPr>
              <w:fldChar w:fldCharType="begin"/>
            </w:r>
            <w:r w:rsidR="004458CD">
              <w:rPr>
                <w:noProof/>
                <w:webHidden/>
              </w:rPr>
              <w:instrText xml:space="preserve"> PAGEREF _Toc116382428 \h </w:instrText>
            </w:r>
            <w:r w:rsidR="004458CD">
              <w:rPr>
                <w:noProof/>
                <w:webHidden/>
              </w:rPr>
            </w:r>
            <w:r w:rsidR="004458CD">
              <w:rPr>
                <w:noProof/>
                <w:webHidden/>
              </w:rPr>
              <w:fldChar w:fldCharType="separate"/>
            </w:r>
            <w:r w:rsidR="004A1776">
              <w:rPr>
                <w:noProof/>
                <w:webHidden/>
              </w:rPr>
              <w:t>4</w:t>
            </w:r>
            <w:r w:rsidR="004458CD">
              <w:rPr>
                <w:noProof/>
                <w:webHidden/>
              </w:rPr>
              <w:fldChar w:fldCharType="end"/>
            </w:r>
          </w:hyperlink>
        </w:p>
        <w:p w14:paraId="6CDA7F11" w14:textId="3EB5069B" w:rsidR="004458CD" w:rsidRDefault="00000000">
          <w:pPr>
            <w:pStyle w:val="TOC2"/>
            <w:tabs>
              <w:tab w:val="left" w:pos="880"/>
              <w:tab w:val="right" w:leader="dot" w:pos="9350"/>
            </w:tabs>
            <w:rPr>
              <w:rFonts w:eastAsiaTheme="minorEastAsia"/>
              <w:noProof/>
              <w:lang w:val="en-PH" w:eastAsia="en-PH"/>
            </w:rPr>
          </w:pPr>
          <w:hyperlink w:anchor="_Toc116382429" w:history="1">
            <w:r w:rsidR="004458CD" w:rsidRPr="00EF5C6E">
              <w:rPr>
                <w:rStyle w:val="Hyperlink"/>
                <w:rFonts w:ascii="Arial" w:hAnsi="Arial" w:cs="Arial"/>
                <w:noProof/>
              </w:rPr>
              <w:t>1.1</w:t>
            </w:r>
            <w:r w:rsidR="004458CD">
              <w:rPr>
                <w:rFonts w:eastAsiaTheme="minorEastAsia"/>
                <w:noProof/>
                <w:lang w:val="en-PH" w:eastAsia="en-PH"/>
              </w:rPr>
              <w:tab/>
            </w:r>
            <w:r w:rsidR="004458CD" w:rsidRPr="00EF5C6E">
              <w:rPr>
                <w:rStyle w:val="Hyperlink"/>
                <w:rFonts w:ascii="Arial" w:hAnsi="Arial" w:cs="Arial"/>
                <w:noProof/>
              </w:rPr>
              <w:t>About this Manual</w:t>
            </w:r>
            <w:r w:rsidR="004458CD">
              <w:rPr>
                <w:noProof/>
                <w:webHidden/>
              </w:rPr>
              <w:tab/>
            </w:r>
            <w:r w:rsidR="004458CD">
              <w:rPr>
                <w:noProof/>
                <w:webHidden/>
              </w:rPr>
              <w:fldChar w:fldCharType="begin"/>
            </w:r>
            <w:r w:rsidR="004458CD">
              <w:rPr>
                <w:noProof/>
                <w:webHidden/>
              </w:rPr>
              <w:instrText xml:space="preserve"> PAGEREF _Toc116382429 \h </w:instrText>
            </w:r>
            <w:r w:rsidR="004458CD">
              <w:rPr>
                <w:noProof/>
                <w:webHidden/>
              </w:rPr>
            </w:r>
            <w:r w:rsidR="004458CD">
              <w:rPr>
                <w:noProof/>
                <w:webHidden/>
              </w:rPr>
              <w:fldChar w:fldCharType="separate"/>
            </w:r>
            <w:r w:rsidR="004A1776">
              <w:rPr>
                <w:noProof/>
                <w:webHidden/>
              </w:rPr>
              <w:t>4</w:t>
            </w:r>
            <w:r w:rsidR="004458CD">
              <w:rPr>
                <w:noProof/>
                <w:webHidden/>
              </w:rPr>
              <w:fldChar w:fldCharType="end"/>
            </w:r>
          </w:hyperlink>
        </w:p>
        <w:p w14:paraId="15499C0D" w14:textId="2DA9FDFF" w:rsidR="004458CD" w:rsidRDefault="00000000">
          <w:pPr>
            <w:pStyle w:val="TOC2"/>
            <w:tabs>
              <w:tab w:val="left" w:pos="880"/>
              <w:tab w:val="right" w:leader="dot" w:pos="9350"/>
            </w:tabs>
            <w:rPr>
              <w:rFonts w:eastAsiaTheme="minorEastAsia"/>
              <w:noProof/>
              <w:lang w:val="en-PH" w:eastAsia="en-PH"/>
            </w:rPr>
          </w:pPr>
          <w:hyperlink w:anchor="_Toc116382430" w:history="1">
            <w:r w:rsidR="004458CD" w:rsidRPr="00EF5C6E">
              <w:rPr>
                <w:rStyle w:val="Hyperlink"/>
                <w:rFonts w:ascii="Arial" w:hAnsi="Arial" w:cs="Arial"/>
                <w:noProof/>
              </w:rPr>
              <w:t>1.2</w:t>
            </w:r>
            <w:r w:rsidR="004458CD">
              <w:rPr>
                <w:rFonts w:eastAsiaTheme="minorEastAsia"/>
                <w:noProof/>
                <w:lang w:val="en-PH" w:eastAsia="en-PH"/>
              </w:rPr>
              <w:tab/>
            </w:r>
            <w:r w:rsidR="004458CD" w:rsidRPr="00EF5C6E">
              <w:rPr>
                <w:rStyle w:val="Hyperlink"/>
                <w:rFonts w:ascii="Arial" w:hAnsi="Arial" w:cs="Arial"/>
                <w:noProof/>
              </w:rPr>
              <w:t>Purpose of this Manual</w:t>
            </w:r>
            <w:r w:rsidR="004458CD">
              <w:rPr>
                <w:noProof/>
                <w:webHidden/>
              </w:rPr>
              <w:tab/>
            </w:r>
            <w:r w:rsidR="004458CD">
              <w:rPr>
                <w:noProof/>
                <w:webHidden/>
              </w:rPr>
              <w:fldChar w:fldCharType="begin"/>
            </w:r>
            <w:r w:rsidR="004458CD">
              <w:rPr>
                <w:noProof/>
                <w:webHidden/>
              </w:rPr>
              <w:instrText xml:space="preserve"> PAGEREF _Toc116382430 \h </w:instrText>
            </w:r>
            <w:r w:rsidR="004458CD">
              <w:rPr>
                <w:noProof/>
                <w:webHidden/>
              </w:rPr>
            </w:r>
            <w:r w:rsidR="004458CD">
              <w:rPr>
                <w:noProof/>
                <w:webHidden/>
              </w:rPr>
              <w:fldChar w:fldCharType="separate"/>
            </w:r>
            <w:r w:rsidR="004A1776">
              <w:rPr>
                <w:noProof/>
                <w:webHidden/>
              </w:rPr>
              <w:t>4</w:t>
            </w:r>
            <w:r w:rsidR="004458CD">
              <w:rPr>
                <w:noProof/>
                <w:webHidden/>
              </w:rPr>
              <w:fldChar w:fldCharType="end"/>
            </w:r>
          </w:hyperlink>
        </w:p>
        <w:p w14:paraId="43F44F5A" w14:textId="2AF3F588" w:rsidR="004458CD" w:rsidRDefault="00000000">
          <w:pPr>
            <w:pStyle w:val="TOC2"/>
            <w:tabs>
              <w:tab w:val="left" w:pos="880"/>
              <w:tab w:val="right" w:leader="dot" w:pos="9350"/>
            </w:tabs>
            <w:rPr>
              <w:rFonts w:eastAsiaTheme="minorEastAsia"/>
              <w:noProof/>
              <w:lang w:val="en-PH" w:eastAsia="en-PH"/>
            </w:rPr>
          </w:pPr>
          <w:hyperlink w:anchor="_Toc116382431" w:history="1">
            <w:r w:rsidR="004458CD" w:rsidRPr="00EF5C6E">
              <w:rPr>
                <w:rStyle w:val="Hyperlink"/>
                <w:rFonts w:ascii="Arial" w:hAnsi="Arial" w:cs="Arial"/>
                <w:noProof/>
              </w:rPr>
              <w:t>1.3</w:t>
            </w:r>
            <w:r w:rsidR="004458CD">
              <w:rPr>
                <w:rFonts w:eastAsiaTheme="minorEastAsia"/>
                <w:noProof/>
                <w:lang w:val="en-PH" w:eastAsia="en-PH"/>
              </w:rPr>
              <w:tab/>
            </w:r>
            <w:r w:rsidR="004458CD" w:rsidRPr="00EF5C6E">
              <w:rPr>
                <w:rStyle w:val="Hyperlink"/>
                <w:rFonts w:ascii="Arial" w:hAnsi="Arial" w:cs="Arial"/>
                <w:noProof/>
              </w:rPr>
              <w:t>Changes to the Policy</w:t>
            </w:r>
            <w:r w:rsidR="004458CD">
              <w:rPr>
                <w:noProof/>
                <w:webHidden/>
              </w:rPr>
              <w:tab/>
            </w:r>
            <w:r w:rsidR="004458CD">
              <w:rPr>
                <w:noProof/>
                <w:webHidden/>
              </w:rPr>
              <w:fldChar w:fldCharType="begin"/>
            </w:r>
            <w:r w:rsidR="004458CD">
              <w:rPr>
                <w:noProof/>
                <w:webHidden/>
              </w:rPr>
              <w:instrText xml:space="preserve"> PAGEREF _Toc116382431 \h </w:instrText>
            </w:r>
            <w:r w:rsidR="004458CD">
              <w:rPr>
                <w:noProof/>
                <w:webHidden/>
              </w:rPr>
            </w:r>
            <w:r w:rsidR="004458CD">
              <w:rPr>
                <w:noProof/>
                <w:webHidden/>
              </w:rPr>
              <w:fldChar w:fldCharType="separate"/>
            </w:r>
            <w:r w:rsidR="004A1776">
              <w:rPr>
                <w:noProof/>
                <w:webHidden/>
              </w:rPr>
              <w:t>4</w:t>
            </w:r>
            <w:r w:rsidR="004458CD">
              <w:rPr>
                <w:noProof/>
                <w:webHidden/>
              </w:rPr>
              <w:fldChar w:fldCharType="end"/>
            </w:r>
          </w:hyperlink>
        </w:p>
        <w:p w14:paraId="0E95051E" w14:textId="05570E90" w:rsidR="004458CD" w:rsidRDefault="00000000">
          <w:pPr>
            <w:pStyle w:val="TOC2"/>
            <w:tabs>
              <w:tab w:val="left" w:pos="880"/>
              <w:tab w:val="right" w:leader="dot" w:pos="9350"/>
            </w:tabs>
            <w:rPr>
              <w:rFonts w:eastAsiaTheme="minorEastAsia"/>
              <w:noProof/>
              <w:lang w:val="en-PH" w:eastAsia="en-PH"/>
            </w:rPr>
          </w:pPr>
          <w:hyperlink w:anchor="_Toc116382432" w:history="1">
            <w:r w:rsidR="004458CD" w:rsidRPr="00EF5C6E">
              <w:rPr>
                <w:rStyle w:val="Hyperlink"/>
                <w:rFonts w:ascii="Arial" w:hAnsi="Arial" w:cs="Arial"/>
                <w:noProof/>
              </w:rPr>
              <w:t>1.4</w:t>
            </w:r>
            <w:r w:rsidR="004458CD">
              <w:rPr>
                <w:rFonts w:eastAsiaTheme="minorEastAsia"/>
                <w:noProof/>
                <w:lang w:val="en-PH" w:eastAsia="en-PH"/>
              </w:rPr>
              <w:tab/>
            </w:r>
            <w:r w:rsidR="004458CD" w:rsidRPr="00EF5C6E">
              <w:rPr>
                <w:rStyle w:val="Hyperlink"/>
                <w:rFonts w:ascii="Arial" w:hAnsi="Arial" w:cs="Arial"/>
                <w:noProof/>
              </w:rPr>
              <w:t>Virtual Assistant Forms</w:t>
            </w:r>
            <w:r w:rsidR="004458CD">
              <w:rPr>
                <w:noProof/>
                <w:webHidden/>
              </w:rPr>
              <w:tab/>
            </w:r>
            <w:r w:rsidR="004458CD">
              <w:rPr>
                <w:noProof/>
                <w:webHidden/>
              </w:rPr>
              <w:fldChar w:fldCharType="begin"/>
            </w:r>
            <w:r w:rsidR="004458CD">
              <w:rPr>
                <w:noProof/>
                <w:webHidden/>
              </w:rPr>
              <w:instrText xml:space="preserve"> PAGEREF _Toc116382432 \h </w:instrText>
            </w:r>
            <w:r w:rsidR="004458CD">
              <w:rPr>
                <w:noProof/>
                <w:webHidden/>
              </w:rPr>
            </w:r>
            <w:r w:rsidR="004458CD">
              <w:rPr>
                <w:noProof/>
                <w:webHidden/>
              </w:rPr>
              <w:fldChar w:fldCharType="separate"/>
            </w:r>
            <w:r w:rsidR="004A1776">
              <w:rPr>
                <w:noProof/>
                <w:webHidden/>
              </w:rPr>
              <w:t>4</w:t>
            </w:r>
            <w:r w:rsidR="004458CD">
              <w:rPr>
                <w:noProof/>
                <w:webHidden/>
              </w:rPr>
              <w:fldChar w:fldCharType="end"/>
            </w:r>
          </w:hyperlink>
        </w:p>
        <w:p w14:paraId="05F20613" w14:textId="75CD6092" w:rsidR="004458CD" w:rsidRDefault="00000000">
          <w:pPr>
            <w:pStyle w:val="TOC1"/>
            <w:tabs>
              <w:tab w:val="right" w:leader="dot" w:pos="9350"/>
            </w:tabs>
            <w:rPr>
              <w:rFonts w:eastAsiaTheme="minorEastAsia"/>
              <w:noProof/>
              <w:lang w:val="en-PH" w:eastAsia="en-PH"/>
            </w:rPr>
          </w:pPr>
          <w:hyperlink r:id="rId8" w:anchor="_Toc116382433" w:history="1">
            <w:r w:rsidR="004458CD" w:rsidRPr="00EF5C6E">
              <w:rPr>
                <w:rStyle w:val="Hyperlink"/>
                <w:rFonts w:ascii="Arial" w:hAnsi="Arial" w:cs="Arial"/>
                <w:b/>
                <w:bCs/>
                <w:noProof/>
              </w:rPr>
              <w:t>PART 2: EMPLOYMENT TERMS</w:t>
            </w:r>
            <w:r w:rsidR="004458CD">
              <w:rPr>
                <w:noProof/>
                <w:webHidden/>
              </w:rPr>
              <w:tab/>
            </w:r>
            <w:r w:rsidR="004458CD">
              <w:rPr>
                <w:noProof/>
                <w:webHidden/>
              </w:rPr>
              <w:fldChar w:fldCharType="begin"/>
            </w:r>
            <w:r w:rsidR="004458CD">
              <w:rPr>
                <w:noProof/>
                <w:webHidden/>
              </w:rPr>
              <w:instrText xml:space="preserve"> PAGEREF _Toc116382433 \h </w:instrText>
            </w:r>
            <w:r w:rsidR="004458CD">
              <w:rPr>
                <w:noProof/>
                <w:webHidden/>
              </w:rPr>
            </w:r>
            <w:r w:rsidR="004458CD">
              <w:rPr>
                <w:noProof/>
                <w:webHidden/>
              </w:rPr>
              <w:fldChar w:fldCharType="separate"/>
            </w:r>
            <w:r w:rsidR="004A1776">
              <w:rPr>
                <w:noProof/>
                <w:webHidden/>
              </w:rPr>
              <w:t>5</w:t>
            </w:r>
            <w:r w:rsidR="004458CD">
              <w:rPr>
                <w:noProof/>
                <w:webHidden/>
              </w:rPr>
              <w:fldChar w:fldCharType="end"/>
            </w:r>
          </w:hyperlink>
        </w:p>
        <w:p w14:paraId="30DFC6E4" w14:textId="5EF55F8D" w:rsidR="004458CD" w:rsidRDefault="00000000">
          <w:pPr>
            <w:pStyle w:val="TOC2"/>
            <w:tabs>
              <w:tab w:val="right" w:leader="dot" w:pos="9350"/>
            </w:tabs>
            <w:rPr>
              <w:rFonts w:eastAsiaTheme="minorEastAsia"/>
              <w:noProof/>
              <w:lang w:val="en-PH" w:eastAsia="en-PH"/>
            </w:rPr>
          </w:pPr>
          <w:hyperlink w:anchor="_Toc116382434" w:history="1">
            <w:r w:rsidR="004458CD" w:rsidRPr="00EF5C6E">
              <w:rPr>
                <w:rStyle w:val="Hyperlink"/>
                <w:rFonts w:ascii="Arial" w:hAnsi="Arial" w:cs="Arial"/>
                <w:noProof/>
              </w:rPr>
              <w:t>2.1</w:t>
            </w:r>
            <w:r w:rsidR="004458CD" w:rsidRPr="00EF5C6E">
              <w:rPr>
                <w:rStyle w:val="Hyperlink"/>
                <w:noProof/>
              </w:rPr>
              <w:t xml:space="preserve"> </w:t>
            </w:r>
            <w:r w:rsidR="004458CD" w:rsidRPr="00EF5C6E">
              <w:rPr>
                <w:rStyle w:val="Hyperlink"/>
                <w:rFonts w:ascii="Arial" w:hAnsi="Arial" w:cs="Arial"/>
                <w:noProof/>
              </w:rPr>
              <w:t>Employment Applications</w:t>
            </w:r>
            <w:r w:rsidR="004458CD">
              <w:rPr>
                <w:noProof/>
                <w:webHidden/>
              </w:rPr>
              <w:tab/>
            </w:r>
            <w:r w:rsidR="004458CD">
              <w:rPr>
                <w:noProof/>
                <w:webHidden/>
              </w:rPr>
              <w:fldChar w:fldCharType="begin"/>
            </w:r>
            <w:r w:rsidR="004458CD">
              <w:rPr>
                <w:noProof/>
                <w:webHidden/>
              </w:rPr>
              <w:instrText xml:space="preserve"> PAGEREF _Toc116382434 \h </w:instrText>
            </w:r>
            <w:r w:rsidR="004458CD">
              <w:rPr>
                <w:noProof/>
                <w:webHidden/>
              </w:rPr>
            </w:r>
            <w:r w:rsidR="004458CD">
              <w:rPr>
                <w:noProof/>
                <w:webHidden/>
              </w:rPr>
              <w:fldChar w:fldCharType="separate"/>
            </w:r>
            <w:r w:rsidR="004A1776">
              <w:rPr>
                <w:noProof/>
                <w:webHidden/>
              </w:rPr>
              <w:t>5</w:t>
            </w:r>
            <w:r w:rsidR="004458CD">
              <w:rPr>
                <w:noProof/>
                <w:webHidden/>
              </w:rPr>
              <w:fldChar w:fldCharType="end"/>
            </w:r>
          </w:hyperlink>
        </w:p>
        <w:p w14:paraId="13DDF751" w14:textId="18431FB0" w:rsidR="004458CD" w:rsidRDefault="00000000">
          <w:pPr>
            <w:pStyle w:val="TOC2"/>
            <w:tabs>
              <w:tab w:val="right" w:leader="dot" w:pos="9350"/>
            </w:tabs>
            <w:rPr>
              <w:rFonts w:eastAsiaTheme="minorEastAsia"/>
              <w:noProof/>
              <w:lang w:val="en-PH" w:eastAsia="en-PH"/>
            </w:rPr>
          </w:pPr>
          <w:hyperlink w:anchor="_Toc116382435" w:history="1">
            <w:r w:rsidR="004458CD" w:rsidRPr="00EF5C6E">
              <w:rPr>
                <w:rStyle w:val="Hyperlink"/>
                <w:rFonts w:ascii="Arial" w:hAnsi="Arial" w:cs="Arial"/>
                <w:noProof/>
              </w:rPr>
              <w:t>2.2 Types of Virtual Assistants</w:t>
            </w:r>
            <w:r w:rsidR="004458CD">
              <w:rPr>
                <w:noProof/>
                <w:webHidden/>
              </w:rPr>
              <w:tab/>
            </w:r>
            <w:r w:rsidR="004458CD">
              <w:rPr>
                <w:noProof/>
                <w:webHidden/>
              </w:rPr>
              <w:fldChar w:fldCharType="begin"/>
            </w:r>
            <w:r w:rsidR="004458CD">
              <w:rPr>
                <w:noProof/>
                <w:webHidden/>
              </w:rPr>
              <w:instrText xml:space="preserve"> PAGEREF _Toc116382435 \h </w:instrText>
            </w:r>
            <w:r w:rsidR="004458CD">
              <w:rPr>
                <w:noProof/>
                <w:webHidden/>
              </w:rPr>
            </w:r>
            <w:r w:rsidR="004458CD">
              <w:rPr>
                <w:noProof/>
                <w:webHidden/>
              </w:rPr>
              <w:fldChar w:fldCharType="separate"/>
            </w:r>
            <w:r w:rsidR="004A1776">
              <w:rPr>
                <w:noProof/>
                <w:webHidden/>
              </w:rPr>
              <w:t>5</w:t>
            </w:r>
            <w:r w:rsidR="004458CD">
              <w:rPr>
                <w:noProof/>
                <w:webHidden/>
              </w:rPr>
              <w:fldChar w:fldCharType="end"/>
            </w:r>
          </w:hyperlink>
        </w:p>
        <w:p w14:paraId="456593C6" w14:textId="7FA5DE76" w:rsidR="004458CD" w:rsidRDefault="00000000">
          <w:pPr>
            <w:pStyle w:val="TOC2"/>
            <w:tabs>
              <w:tab w:val="right" w:leader="dot" w:pos="9350"/>
            </w:tabs>
            <w:rPr>
              <w:rFonts w:eastAsiaTheme="minorEastAsia"/>
              <w:noProof/>
              <w:lang w:val="en-PH" w:eastAsia="en-PH"/>
            </w:rPr>
          </w:pPr>
          <w:hyperlink w:anchor="_Toc116382436" w:history="1">
            <w:r w:rsidR="004458CD" w:rsidRPr="00EF5C6E">
              <w:rPr>
                <w:rStyle w:val="Hyperlink"/>
                <w:rFonts w:ascii="Arial" w:hAnsi="Arial" w:cs="Arial"/>
                <w:noProof/>
              </w:rPr>
              <w:t>2.3 Recruitment</w:t>
            </w:r>
            <w:r w:rsidR="004458CD">
              <w:rPr>
                <w:noProof/>
                <w:webHidden/>
              </w:rPr>
              <w:tab/>
            </w:r>
            <w:r w:rsidR="004458CD">
              <w:rPr>
                <w:noProof/>
                <w:webHidden/>
              </w:rPr>
              <w:fldChar w:fldCharType="begin"/>
            </w:r>
            <w:r w:rsidR="004458CD">
              <w:rPr>
                <w:noProof/>
                <w:webHidden/>
              </w:rPr>
              <w:instrText xml:space="preserve"> PAGEREF _Toc116382436 \h </w:instrText>
            </w:r>
            <w:r w:rsidR="004458CD">
              <w:rPr>
                <w:noProof/>
                <w:webHidden/>
              </w:rPr>
            </w:r>
            <w:r w:rsidR="004458CD">
              <w:rPr>
                <w:noProof/>
                <w:webHidden/>
              </w:rPr>
              <w:fldChar w:fldCharType="separate"/>
            </w:r>
            <w:r w:rsidR="004A1776">
              <w:rPr>
                <w:noProof/>
                <w:webHidden/>
              </w:rPr>
              <w:t>5</w:t>
            </w:r>
            <w:r w:rsidR="004458CD">
              <w:rPr>
                <w:noProof/>
                <w:webHidden/>
              </w:rPr>
              <w:fldChar w:fldCharType="end"/>
            </w:r>
          </w:hyperlink>
        </w:p>
        <w:p w14:paraId="64E2F95B" w14:textId="546CF88E" w:rsidR="004458CD" w:rsidRDefault="00000000">
          <w:pPr>
            <w:pStyle w:val="TOC2"/>
            <w:tabs>
              <w:tab w:val="right" w:leader="dot" w:pos="9350"/>
            </w:tabs>
            <w:rPr>
              <w:rFonts w:eastAsiaTheme="minorEastAsia"/>
              <w:noProof/>
              <w:lang w:val="en-PH" w:eastAsia="en-PH"/>
            </w:rPr>
          </w:pPr>
          <w:hyperlink w:anchor="_Toc116382437" w:history="1">
            <w:r w:rsidR="004458CD" w:rsidRPr="00EF5C6E">
              <w:rPr>
                <w:rStyle w:val="Hyperlink"/>
                <w:rFonts w:ascii="Arial" w:hAnsi="Arial" w:cs="Arial"/>
                <w:noProof/>
              </w:rPr>
              <w:t>2.4 Internal Training School</w:t>
            </w:r>
            <w:r w:rsidR="004458CD">
              <w:rPr>
                <w:noProof/>
                <w:webHidden/>
              </w:rPr>
              <w:tab/>
            </w:r>
            <w:r w:rsidR="004458CD">
              <w:rPr>
                <w:noProof/>
                <w:webHidden/>
              </w:rPr>
              <w:fldChar w:fldCharType="begin"/>
            </w:r>
            <w:r w:rsidR="004458CD">
              <w:rPr>
                <w:noProof/>
                <w:webHidden/>
              </w:rPr>
              <w:instrText xml:space="preserve"> PAGEREF _Toc116382437 \h </w:instrText>
            </w:r>
            <w:r w:rsidR="004458CD">
              <w:rPr>
                <w:noProof/>
                <w:webHidden/>
              </w:rPr>
            </w:r>
            <w:r w:rsidR="004458CD">
              <w:rPr>
                <w:noProof/>
                <w:webHidden/>
              </w:rPr>
              <w:fldChar w:fldCharType="separate"/>
            </w:r>
            <w:r w:rsidR="004A1776">
              <w:rPr>
                <w:noProof/>
                <w:webHidden/>
              </w:rPr>
              <w:t>5</w:t>
            </w:r>
            <w:r w:rsidR="004458CD">
              <w:rPr>
                <w:noProof/>
                <w:webHidden/>
              </w:rPr>
              <w:fldChar w:fldCharType="end"/>
            </w:r>
          </w:hyperlink>
        </w:p>
        <w:p w14:paraId="7284FD82" w14:textId="502ECCCE" w:rsidR="004458CD" w:rsidRDefault="00000000">
          <w:pPr>
            <w:pStyle w:val="TOC2"/>
            <w:tabs>
              <w:tab w:val="right" w:leader="dot" w:pos="9350"/>
            </w:tabs>
            <w:rPr>
              <w:rFonts w:eastAsiaTheme="minorEastAsia"/>
              <w:noProof/>
              <w:lang w:val="en-PH" w:eastAsia="en-PH"/>
            </w:rPr>
          </w:pPr>
          <w:hyperlink w:anchor="_Toc116382438" w:history="1">
            <w:r w:rsidR="004458CD" w:rsidRPr="00EF5C6E">
              <w:rPr>
                <w:rStyle w:val="Hyperlink"/>
                <w:rFonts w:ascii="Arial" w:hAnsi="Arial" w:cs="Arial"/>
                <w:noProof/>
              </w:rPr>
              <w:t>2.5 Learning Management System</w:t>
            </w:r>
            <w:r w:rsidR="004458CD">
              <w:rPr>
                <w:noProof/>
                <w:webHidden/>
              </w:rPr>
              <w:tab/>
            </w:r>
            <w:r w:rsidR="004458CD">
              <w:rPr>
                <w:noProof/>
                <w:webHidden/>
              </w:rPr>
              <w:fldChar w:fldCharType="begin"/>
            </w:r>
            <w:r w:rsidR="004458CD">
              <w:rPr>
                <w:noProof/>
                <w:webHidden/>
              </w:rPr>
              <w:instrText xml:space="preserve"> PAGEREF _Toc116382438 \h </w:instrText>
            </w:r>
            <w:r w:rsidR="004458CD">
              <w:rPr>
                <w:noProof/>
                <w:webHidden/>
              </w:rPr>
            </w:r>
            <w:r w:rsidR="004458CD">
              <w:rPr>
                <w:noProof/>
                <w:webHidden/>
              </w:rPr>
              <w:fldChar w:fldCharType="separate"/>
            </w:r>
            <w:r w:rsidR="004A1776">
              <w:rPr>
                <w:noProof/>
                <w:webHidden/>
              </w:rPr>
              <w:t>6</w:t>
            </w:r>
            <w:r w:rsidR="004458CD">
              <w:rPr>
                <w:noProof/>
                <w:webHidden/>
              </w:rPr>
              <w:fldChar w:fldCharType="end"/>
            </w:r>
          </w:hyperlink>
        </w:p>
        <w:p w14:paraId="72FE622E" w14:textId="2FF45D04" w:rsidR="004458CD" w:rsidRDefault="00000000">
          <w:pPr>
            <w:pStyle w:val="TOC1"/>
            <w:tabs>
              <w:tab w:val="right" w:leader="dot" w:pos="9350"/>
            </w:tabs>
            <w:rPr>
              <w:rFonts w:eastAsiaTheme="minorEastAsia"/>
              <w:noProof/>
              <w:lang w:val="en-PH" w:eastAsia="en-PH"/>
            </w:rPr>
          </w:pPr>
          <w:hyperlink w:anchor="_Toc116382439" w:history="1">
            <w:r w:rsidR="004458CD">
              <w:rPr>
                <w:noProof/>
                <w:webHidden/>
              </w:rPr>
              <w:tab/>
            </w:r>
            <w:r w:rsidR="004458CD">
              <w:rPr>
                <w:noProof/>
                <w:webHidden/>
              </w:rPr>
              <w:fldChar w:fldCharType="begin"/>
            </w:r>
            <w:r w:rsidR="004458CD">
              <w:rPr>
                <w:noProof/>
                <w:webHidden/>
              </w:rPr>
              <w:instrText xml:space="preserve"> PAGEREF _Toc116382439 \h </w:instrText>
            </w:r>
            <w:r w:rsidR="004458CD">
              <w:rPr>
                <w:noProof/>
                <w:webHidden/>
              </w:rPr>
            </w:r>
            <w:r w:rsidR="004458CD">
              <w:rPr>
                <w:noProof/>
                <w:webHidden/>
              </w:rPr>
              <w:fldChar w:fldCharType="separate"/>
            </w:r>
            <w:r w:rsidR="004A1776">
              <w:rPr>
                <w:noProof/>
                <w:webHidden/>
              </w:rPr>
              <w:t>8</w:t>
            </w:r>
            <w:r w:rsidR="004458CD">
              <w:rPr>
                <w:noProof/>
                <w:webHidden/>
              </w:rPr>
              <w:fldChar w:fldCharType="end"/>
            </w:r>
          </w:hyperlink>
        </w:p>
        <w:p w14:paraId="24096597" w14:textId="5FA165C8" w:rsidR="004458CD" w:rsidRDefault="00000000">
          <w:pPr>
            <w:pStyle w:val="TOC1"/>
            <w:tabs>
              <w:tab w:val="right" w:leader="dot" w:pos="9350"/>
            </w:tabs>
            <w:rPr>
              <w:rFonts w:eastAsiaTheme="minorEastAsia"/>
              <w:noProof/>
              <w:lang w:val="en-PH" w:eastAsia="en-PH"/>
            </w:rPr>
          </w:pPr>
          <w:hyperlink r:id="rId9" w:anchor="_Toc116382440" w:history="1">
            <w:r w:rsidR="004458CD" w:rsidRPr="00EF5C6E">
              <w:rPr>
                <w:rStyle w:val="Hyperlink"/>
                <w:rFonts w:ascii="Arial" w:hAnsi="Arial" w:cs="Arial"/>
                <w:b/>
                <w:bCs/>
                <w:noProof/>
              </w:rPr>
              <w:t>PART 3: TIMEKEEPING AND PAYROLL</w:t>
            </w:r>
            <w:r w:rsidR="004458CD">
              <w:rPr>
                <w:noProof/>
                <w:webHidden/>
              </w:rPr>
              <w:tab/>
            </w:r>
            <w:r w:rsidR="004458CD">
              <w:rPr>
                <w:noProof/>
                <w:webHidden/>
              </w:rPr>
              <w:fldChar w:fldCharType="begin"/>
            </w:r>
            <w:r w:rsidR="004458CD">
              <w:rPr>
                <w:noProof/>
                <w:webHidden/>
              </w:rPr>
              <w:instrText xml:space="preserve"> PAGEREF _Toc116382440 \h </w:instrText>
            </w:r>
            <w:r w:rsidR="004458CD">
              <w:rPr>
                <w:noProof/>
                <w:webHidden/>
              </w:rPr>
            </w:r>
            <w:r w:rsidR="004458CD">
              <w:rPr>
                <w:noProof/>
                <w:webHidden/>
              </w:rPr>
              <w:fldChar w:fldCharType="separate"/>
            </w:r>
            <w:r w:rsidR="004A1776">
              <w:rPr>
                <w:noProof/>
                <w:webHidden/>
              </w:rPr>
              <w:t>8</w:t>
            </w:r>
            <w:r w:rsidR="004458CD">
              <w:rPr>
                <w:noProof/>
                <w:webHidden/>
              </w:rPr>
              <w:fldChar w:fldCharType="end"/>
            </w:r>
          </w:hyperlink>
        </w:p>
        <w:p w14:paraId="178B1478" w14:textId="6D34B008" w:rsidR="004458CD" w:rsidRDefault="00000000">
          <w:pPr>
            <w:pStyle w:val="TOC2"/>
            <w:tabs>
              <w:tab w:val="right" w:leader="dot" w:pos="9350"/>
            </w:tabs>
            <w:rPr>
              <w:rFonts w:eastAsiaTheme="minorEastAsia"/>
              <w:noProof/>
              <w:lang w:val="en-PH" w:eastAsia="en-PH"/>
            </w:rPr>
          </w:pPr>
          <w:hyperlink w:anchor="_Toc116382441" w:history="1">
            <w:r w:rsidR="004458CD" w:rsidRPr="00EF5C6E">
              <w:rPr>
                <w:rStyle w:val="Hyperlink"/>
                <w:rFonts w:ascii="Arial" w:hAnsi="Arial" w:cs="Arial"/>
                <w:noProof/>
              </w:rPr>
              <w:t>3.1 Timekeeping</w:t>
            </w:r>
            <w:r w:rsidR="004458CD">
              <w:rPr>
                <w:noProof/>
                <w:webHidden/>
              </w:rPr>
              <w:tab/>
            </w:r>
            <w:r w:rsidR="004458CD">
              <w:rPr>
                <w:noProof/>
                <w:webHidden/>
              </w:rPr>
              <w:fldChar w:fldCharType="begin"/>
            </w:r>
            <w:r w:rsidR="004458CD">
              <w:rPr>
                <w:noProof/>
                <w:webHidden/>
              </w:rPr>
              <w:instrText xml:space="preserve"> PAGEREF _Toc116382441 \h </w:instrText>
            </w:r>
            <w:r w:rsidR="004458CD">
              <w:rPr>
                <w:noProof/>
                <w:webHidden/>
              </w:rPr>
            </w:r>
            <w:r w:rsidR="004458CD">
              <w:rPr>
                <w:noProof/>
                <w:webHidden/>
              </w:rPr>
              <w:fldChar w:fldCharType="separate"/>
            </w:r>
            <w:r w:rsidR="004A1776">
              <w:rPr>
                <w:noProof/>
                <w:webHidden/>
              </w:rPr>
              <w:t>8</w:t>
            </w:r>
            <w:r w:rsidR="004458CD">
              <w:rPr>
                <w:noProof/>
                <w:webHidden/>
              </w:rPr>
              <w:fldChar w:fldCharType="end"/>
            </w:r>
          </w:hyperlink>
        </w:p>
        <w:p w14:paraId="4D9D056D" w14:textId="7B53E65E" w:rsidR="004458CD" w:rsidRDefault="00000000">
          <w:pPr>
            <w:pStyle w:val="TOC2"/>
            <w:tabs>
              <w:tab w:val="right" w:leader="dot" w:pos="9350"/>
            </w:tabs>
            <w:rPr>
              <w:rFonts w:eastAsiaTheme="minorEastAsia"/>
              <w:noProof/>
              <w:lang w:val="en-PH" w:eastAsia="en-PH"/>
            </w:rPr>
          </w:pPr>
          <w:hyperlink w:anchor="_Toc116382442" w:history="1">
            <w:r w:rsidR="004458CD" w:rsidRPr="00EF5C6E">
              <w:rPr>
                <w:rStyle w:val="Hyperlink"/>
                <w:rFonts w:ascii="Arial" w:hAnsi="Arial" w:cs="Arial"/>
                <w:noProof/>
              </w:rPr>
              <w:t>3.2 Payday</w:t>
            </w:r>
            <w:r w:rsidR="004458CD">
              <w:rPr>
                <w:noProof/>
                <w:webHidden/>
              </w:rPr>
              <w:tab/>
            </w:r>
            <w:r w:rsidR="004458CD">
              <w:rPr>
                <w:noProof/>
                <w:webHidden/>
              </w:rPr>
              <w:fldChar w:fldCharType="begin"/>
            </w:r>
            <w:r w:rsidR="004458CD">
              <w:rPr>
                <w:noProof/>
                <w:webHidden/>
              </w:rPr>
              <w:instrText xml:space="preserve"> PAGEREF _Toc116382442 \h </w:instrText>
            </w:r>
            <w:r w:rsidR="004458CD">
              <w:rPr>
                <w:noProof/>
                <w:webHidden/>
              </w:rPr>
            </w:r>
            <w:r w:rsidR="004458CD">
              <w:rPr>
                <w:noProof/>
                <w:webHidden/>
              </w:rPr>
              <w:fldChar w:fldCharType="separate"/>
            </w:r>
            <w:r w:rsidR="004A1776">
              <w:rPr>
                <w:noProof/>
                <w:webHidden/>
              </w:rPr>
              <w:t>9</w:t>
            </w:r>
            <w:r w:rsidR="004458CD">
              <w:rPr>
                <w:noProof/>
                <w:webHidden/>
              </w:rPr>
              <w:fldChar w:fldCharType="end"/>
            </w:r>
          </w:hyperlink>
        </w:p>
        <w:p w14:paraId="1BE60B87" w14:textId="5A66F10F" w:rsidR="004458CD" w:rsidRDefault="00000000">
          <w:pPr>
            <w:pStyle w:val="TOC2"/>
            <w:tabs>
              <w:tab w:val="right" w:leader="dot" w:pos="9350"/>
            </w:tabs>
            <w:rPr>
              <w:rFonts w:eastAsiaTheme="minorEastAsia"/>
              <w:noProof/>
              <w:lang w:val="en-PH" w:eastAsia="en-PH"/>
            </w:rPr>
          </w:pPr>
          <w:hyperlink w:anchor="_Toc116382443" w:history="1">
            <w:r w:rsidR="004458CD" w:rsidRPr="00EF5C6E">
              <w:rPr>
                <w:rStyle w:val="Hyperlink"/>
                <w:rFonts w:ascii="Arial" w:hAnsi="Arial" w:cs="Arial"/>
                <w:noProof/>
              </w:rPr>
              <w:t>3.3. Deductions</w:t>
            </w:r>
            <w:r w:rsidR="004458CD">
              <w:rPr>
                <w:noProof/>
                <w:webHidden/>
              </w:rPr>
              <w:tab/>
            </w:r>
            <w:r w:rsidR="004458CD">
              <w:rPr>
                <w:noProof/>
                <w:webHidden/>
              </w:rPr>
              <w:fldChar w:fldCharType="begin"/>
            </w:r>
            <w:r w:rsidR="004458CD">
              <w:rPr>
                <w:noProof/>
                <w:webHidden/>
              </w:rPr>
              <w:instrText xml:space="preserve"> PAGEREF _Toc116382443 \h </w:instrText>
            </w:r>
            <w:r w:rsidR="004458CD">
              <w:rPr>
                <w:noProof/>
                <w:webHidden/>
              </w:rPr>
            </w:r>
            <w:r w:rsidR="004458CD">
              <w:rPr>
                <w:noProof/>
                <w:webHidden/>
              </w:rPr>
              <w:fldChar w:fldCharType="separate"/>
            </w:r>
            <w:r w:rsidR="004A1776">
              <w:rPr>
                <w:noProof/>
                <w:webHidden/>
              </w:rPr>
              <w:t>9</w:t>
            </w:r>
            <w:r w:rsidR="004458CD">
              <w:rPr>
                <w:noProof/>
                <w:webHidden/>
              </w:rPr>
              <w:fldChar w:fldCharType="end"/>
            </w:r>
          </w:hyperlink>
        </w:p>
        <w:p w14:paraId="63550738" w14:textId="762CE082" w:rsidR="004458CD" w:rsidRDefault="00000000">
          <w:pPr>
            <w:pStyle w:val="TOC2"/>
            <w:tabs>
              <w:tab w:val="left" w:pos="880"/>
              <w:tab w:val="right" w:leader="dot" w:pos="9350"/>
            </w:tabs>
            <w:rPr>
              <w:rFonts w:eastAsiaTheme="minorEastAsia"/>
              <w:noProof/>
              <w:lang w:val="en-PH" w:eastAsia="en-PH"/>
            </w:rPr>
          </w:pPr>
          <w:hyperlink w:anchor="_Toc116382444" w:history="1">
            <w:r w:rsidR="004458CD" w:rsidRPr="00EF5C6E">
              <w:rPr>
                <w:rStyle w:val="Hyperlink"/>
                <w:rFonts w:ascii="Arial" w:hAnsi="Arial" w:cs="Arial"/>
                <w:noProof/>
              </w:rPr>
              <w:t>3.4</w:t>
            </w:r>
            <w:r w:rsidR="004458CD">
              <w:rPr>
                <w:rFonts w:eastAsiaTheme="minorEastAsia"/>
                <w:noProof/>
                <w:lang w:val="en-PH" w:eastAsia="en-PH"/>
              </w:rPr>
              <w:tab/>
            </w:r>
            <w:r w:rsidR="004458CD" w:rsidRPr="00EF5C6E">
              <w:rPr>
                <w:rStyle w:val="Hyperlink"/>
                <w:rFonts w:ascii="Arial" w:hAnsi="Arial" w:cs="Arial"/>
                <w:noProof/>
              </w:rPr>
              <w:t>Royalty and Commission</w:t>
            </w:r>
            <w:r w:rsidR="004458CD">
              <w:rPr>
                <w:noProof/>
                <w:webHidden/>
              </w:rPr>
              <w:tab/>
            </w:r>
            <w:r w:rsidR="004458CD">
              <w:rPr>
                <w:noProof/>
                <w:webHidden/>
              </w:rPr>
              <w:fldChar w:fldCharType="begin"/>
            </w:r>
            <w:r w:rsidR="004458CD">
              <w:rPr>
                <w:noProof/>
                <w:webHidden/>
              </w:rPr>
              <w:instrText xml:space="preserve"> PAGEREF _Toc116382444 \h </w:instrText>
            </w:r>
            <w:r w:rsidR="004458CD">
              <w:rPr>
                <w:noProof/>
                <w:webHidden/>
              </w:rPr>
            </w:r>
            <w:r w:rsidR="004458CD">
              <w:rPr>
                <w:noProof/>
                <w:webHidden/>
              </w:rPr>
              <w:fldChar w:fldCharType="separate"/>
            </w:r>
            <w:r w:rsidR="004A1776">
              <w:rPr>
                <w:noProof/>
                <w:webHidden/>
              </w:rPr>
              <w:t>10</w:t>
            </w:r>
            <w:r w:rsidR="004458CD">
              <w:rPr>
                <w:noProof/>
                <w:webHidden/>
              </w:rPr>
              <w:fldChar w:fldCharType="end"/>
            </w:r>
          </w:hyperlink>
        </w:p>
        <w:p w14:paraId="5002CCA1" w14:textId="54462B6E" w:rsidR="004458CD" w:rsidRDefault="00000000">
          <w:pPr>
            <w:pStyle w:val="TOC2"/>
            <w:tabs>
              <w:tab w:val="left" w:pos="880"/>
              <w:tab w:val="right" w:leader="dot" w:pos="9350"/>
            </w:tabs>
            <w:rPr>
              <w:rFonts w:eastAsiaTheme="minorEastAsia"/>
              <w:noProof/>
              <w:lang w:val="en-PH" w:eastAsia="en-PH"/>
            </w:rPr>
          </w:pPr>
          <w:hyperlink w:anchor="_Toc116382445" w:history="1">
            <w:r w:rsidR="004458CD" w:rsidRPr="00EF5C6E">
              <w:rPr>
                <w:rStyle w:val="Hyperlink"/>
                <w:rFonts w:ascii="Arial" w:hAnsi="Arial" w:cs="Arial"/>
                <w:noProof/>
              </w:rPr>
              <w:t>3.5</w:t>
            </w:r>
            <w:r w:rsidR="004458CD">
              <w:rPr>
                <w:rFonts w:eastAsiaTheme="minorEastAsia"/>
                <w:noProof/>
                <w:lang w:val="en-PH" w:eastAsia="en-PH"/>
              </w:rPr>
              <w:tab/>
            </w:r>
            <w:r w:rsidR="004458CD" w:rsidRPr="00EF5C6E">
              <w:rPr>
                <w:rStyle w:val="Hyperlink"/>
                <w:rFonts w:ascii="Arial" w:hAnsi="Arial" w:cs="Arial"/>
                <w:noProof/>
              </w:rPr>
              <w:t>Sales and Marketing Incentives</w:t>
            </w:r>
            <w:r w:rsidR="004458CD">
              <w:rPr>
                <w:noProof/>
                <w:webHidden/>
              </w:rPr>
              <w:tab/>
            </w:r>
            <w:r w:rsidR="004458CD">
              <w:rPr>
                <w:noProof/>
                <w:webHidden/>
              </w:rPr>
              <w:fldChar w:fldCharType="begin"/>
            </w:r>
            <w:r w:rsidR="004458CD">
              <w:rPr>
                <w:noProof/>
                <w:webHidden/>
              </w:rPr>
              <w:instrText xml:space="preserve"> PAGEREF _Toc116382445 \h </w:instrText>
            </w:r>
            <w:r w:rsidR="004458CD">
              <w:rPr>
                <w:noProof/>
                <w:webHidden/>
              </w:rPr>
            </w:r>
            <w:r w:rsidR="004458CD">
              <w:rPr>
                <w:noProof/>
                <w:webHidden/>
              </w:rPr>
              <w:fldChar w:fldCharType="separate"/>
            </w:r>
            <w:r w:rsidR="004A1776">
              <w:rPr>
                <w:noProof/>
                <w:webHidden/>
              </w:rPr>
              <w:t>10</w:t>
            </w:r>
            <w:r w:rsidR="004458CD">
              <w:rPr>
                <w:noProof/>
                <w:webHidden/>
              </w:rPr>
              <w:fldChar w:fldCharType="end"/>
            </w:r>
          </w:hyperlink>
        </w:p>
        <w:p w14:paraId="16711BCD" w14:textId="61501FB7" w:rsidR="004458CD" w:rsidRDefault="00000000">
          <w:pPr>
            <w:pStyle w:val="TOC2"/>
            <w:tabs>
              <w:tab w:val="right" w:leader="dot" w:pos="9350"/>
            </w:tabs>
            <w:rPr>
              <w:rFonts w:eastAsiaTheme="minorEastAsia"/>
              <w:noProof/>
              <w:lang w:val="en-PH" w:eastAsia="en-PH"/>
            </w:rPr>
          </w:pPr>
          <w:hyperlink w:anchor="_Toc116382446" w:history="1">
            <w:r w:rsidR="004458CD" w:rsidRPr="00EF5C6E">
              <w:rPr>
                <w:rStyle w:val="Hyperlink"/>
                <w:rFonts w:ascii="Arial" w:hAnsi="Arial" w:cs="Arial"/>
                <w:noProof/>
              </w:rPr>
              <w:t>3.7 Performance Reviews</w:t>
            </w:r>
            <w:r w:rsidR="004458CD">
              <w:rPr>
                <w:noProof/>
                <w:webHidden/>
              </w:rPr>
              <w:tab/>
            </w:r>
            <w:r w:rsidR="004458CD">
              <w:rPr>
                <w:noProof/>
                <w:webHidden/>
              </w:rPr>
              <w:fldChar w:fldCharType="begin"/>
            </w:r>
            <w:r w:rsidR="004458CD">
              <w:rPr>
                <w:noProof/>
                <w:webHidden/>
              </w:rPr>
              <w:instrText xml:space="preserve"> PAGEREF _Toc116382446 \h </w:instrText>
            </w:r>
            <w:r w:rsidR="004458CD">
              <w:rPr>
                <w:noProof/>
                <w:webHidden/>
              </w:rPr>
            </w:r>
            <w:r w:rsidR="004458CD">
              <w:rPr>
                <w:noProof/>
                <w:webHidden/>
              </w:rPr>
              <w:fldChar w:fldCharType="separate"/>
            </w:r>
            <w:r w:rsidR="004A1776">
              <w:rPr>
                <w:noProof/>
                <w:webHidden/>
              </w:rPr>
              <w:t>11</w:t>
            </w:r>
            <w:r w:rsidR="004458CD">
              <w:rPr>
                <w:noProof/>
                <w:webHidden/>
              </w:rPr>
              <w:fldChar w:fldCharType="end"/>
            </w:r>
          </w:hyperlink>
        </w:p>
        <w:p w14:paraId="0C443CC0" w14:textId="2559A466" w:rsidR="004458CD" w:rsidRDefault="00000000">
          <w:pPr>
            <w:pStyle w:val="TOC1"/>
            <w:tabs>
              <w:tab w:val="right" w:leader="dot" w:pos="9350"/>
            </w:tabs>
            <w:rPr>
              <w:rFonts w:eastAsiaTheme="minorEastAsia"/>
              <w:noProof/>
              <w:lang w:val="en-PH" w:eastAsia="en-PH"/>
            </w:rPr>
          </w:pPr>
          <w:hyperlink r:id="rId10" w:anchor="_Toc116382447" w:history="1">
            <w:r w:rsidR="004458CD" w:rsidRPr="00EF5C6E">
              <w:rPr>
                <w:rStyle w:val="Hyperlink"/>
                <w:rFonts w:ascii="Arial" w:hAnsi="Arial" w:cs="Arial"/>
                <w:b/>
                <w:bCs/>
                <w:noProof/>
              </w:rPr>
              <w:t>PART 4: POLICIES</w:t>
            </w:r>
            <w:r w:rsidR="004458CD">
              <w:rPr>
                <w:noProof/>
                <w:webHidden/>
              </w:rPr>
              <w:tab/>
            </w:r>
            <w:r w:rsidR="004458CD">
              <w:rPr>
                <w:noProof/>
                <w:webHidden/>
              </w:rPr>
              <w:fldChar w:fldCharType="begin"/>
            </w:r>
            <w:r w:rsidR="004458CD">
              <w:rPr>
                <w:noProof/>
                <w:webHidden/>
              </w:rPr>
              <w:instrText xml:space="preserve"> PAGEREF _Toc116382447 \h </w:instrText>
            </w:r>
            <w:r w:rsidR="004458CD">
              <w:rPr>
                <w:noProof/>
                <w:webHidden/>
              </w:rPr>
            </w:r>
            <w:r w:rsidR="004458CD">
              <w:rPr>
                <w:noProof/>
                <w:webHidden/>
              </w:rPr>
              <w:fldChar w:fldCharType="separate"/>
            </w:r>
            <w:r w:rsidR="004A1776">
              <w:rPr>
                <w:noProof/>
                <w:webHidden/>
              </w:rPr>
              <w:t>12</w:t>
            </w:r>
            <w:r w:rsidR="004458CD">
              <w:rPr>
                <w:noProof/>
                <w:webHidden/>
              </w:rPr>
              <w:fldChar w:fldCharType="end"/>
            </w:r>
          </w:hyperlink>
        </w:p>
        <w:p w14:paraId="30DB4AD9" w14:textId="7D0EF633" w:rsidR="004458CD" w:rsidRDefault="00000000">
          <w:pPr>
            <w:pStyle w:val="TOC2"/>
            <w:tabs>
              <w:tab w:val="right" w:leader="dot" w:pos="9350"/>
            </w:tabs>
            <w:rPr>
              <w:rFonts w:eastAsiaTheme="minorEastAsia"/>
              <w:noProof/>
              <w:lang w:val="en-PH" w:eastAsia="en-PH"/>
            </w:rPr>
          </w:pPr>
          <w:hyperlink w:anchor="_Toc116382448" w:history="1">
            <w:r w:rsidR="004458CD" w:rsidRPr="00EF5C6E">
              <w:rPr>
                <w:rStyle w:val="Hyperlink"/>
                <w:rFonts w:ascii="Arial" w:hAnsi="Arial" w:cs="Arial"/>
                <w:noProof/>
                <w:lang w:val="en-PH"/>
              </w:rPr>
              <w:t>4.1 Virtual Office Policy</w:t>
            </w:r>
            <w:r w:rsidR="004458CD">
              <w:rPr>
                <w:noProof/>
                <w:webHidden/>
              </w:rPr>
              <w:tab/>
            </w:r>
            <w:r w:rsidR="004458CD">
              <w:rPr>
                <w:noProof/>
                <w:webHidden/>
              </w:rPr>
              <w:fldChar w:fldCharType="begin"/>
            </w:r>
            <w:r w:rsidR="004458CD">
              <w:rPr>
                <w:noProof/>
                <w:webHidden/>
              </w:rPr>
              <w:instrText xml:space="preserve"> PAGEREF _Toc116382448 \h </w:instrText>
            </w:r>
            <w:r w:rsidR="004458CD">
              <w:rPr>
                <w:noProof/>
                <w:webHidden/>
              </w:rPr>
            </w:r>
            <w:r w:rsidR="004458CD">
              <w:rPr>
                <w:noProof/>
                <w:webHidden/>
              </w:rPr>
              <w:fldChar w:fldCharType="separate"/>
            </w:r>
            <w:r w:rsidR="004A1776">
              <w:rPr>
                <w:noProof/>
                <w:webHidden/>
              </w:rPr>
              <w:t>12</w:t>
            </w:r>
            <w:r w:rsidR="004458CD">
              <w:rPr>
                <w:noProof/>
                <w:webHidden/>
              </w:rPr>
              <w:fldChar w:fldCharType="end"/>
            </w:r>
          </w:hyperlink>
        </w:p>
        <w:p w14:paraId="67D32A0A" w14:textId="46B9E490" w:rsidR="004458CD" w:rsidRDefault="00000000">
          <w:pPr>
            <w:pStyle w:val="TOC2"/>
            <w:tabs>
              <w:tab w:val="right" w:leader="dot" w:pos="9350"/>
            </w:tabs>
            <w:rPr>
              <w:rFonts w:eastAsiaTheme="minorEastAsia"/>
              <w:noProof/>
              <w:lang w:val="en-PH" w:eastAsia="en-PH"/>
            </w:rPr>
          </w:pPr>
          <w:hyperlink w:anchor="_Toc116382449" w:history="1">
            <w:r w:rsidR="004458CD" w:rsidRPr="00EF5C6E">
              <w:rPr>
                <w:rStyle w:val="Hyperlink"/>
                <w:rFonts w:ascii="Arial" w:hAnsi="Arial" w:cs="Arial"/>
                <w:noProof/>
              </w:rPr>
              <w:t>4.2 Email Management Policy</w:t>
            </w:r>
            <w:r w:rsidR="004458CD">
              <w:rPr>
                <w:noProof/>
                <w:webHidden/>
              </w:rPr>
              <w:tab/>
            </w:r>
            <w:r w:rsidR="004458CD">
              <w:rPr>
                <w:noProof/>
                <w:webHidden/>
              </w:rPr>
              <w:fldChar w:fldCharType="begin"/>
            </w:r>
            <w:r w:rsidR="004458CD">
              <w:rPr>
                <w:noProof/>
                <w:webHidden/>
              </w:rPr>
              <w:instrText xml:space="preserve"> PAGEREF _Toc116382449 \h </w:instrText>
            </w:r>
            <w:r w:rsidR="004458CD">
              <w:rPr>
                <w:noProof/>
                <w:webHidden/>
              </w:rPr>
            </w:r>
            <w:r w:rsidR="004458CD">
              <w:rPr>
                <w:noProof/>
                <w:webHidden/>
              </w:rPr>
              <w:fldChar w:fldCharType="separate"/>
            </w:r>
            <w:r w:rsidR="004A1776">
              <w:rPr>
                <w:noProof/>
                <w:webHidden/>
              </w:rPr>
              <w:t>12</w:t>
            </w:r>
            <w:r w:rsidR="004458CD">
              <w:rPr>
                <w:noProof/>
                <w:webHidden/>
              </w:rPr>
              <w:fldChar w:fldCharType="end"/>
            </w:r>
          </w:hyperlink>
        </w:p>
        <w:p w14:paraId="2B00BF37" w14:textId="73590D89" w:rsidR="004458CD" w:rsidRDefault="00000000">
          <w:pPr>
            <w:pStyle w:val="TOC2"/>
            <w:tabs>
              <w:tab w:val="right" w:leader="dot" w:pos="9350"/>
            </w:tabs>
            <w:rPr>
              <w:rFonts w:eastAsiaTheme="minorEastAsia"/>
              <w:noProof/>
              <w:lang w:val="en-PH" w:eastAsia="en-PH"/>
            </w:rPr>
          </w:pPr>
          <w:hyperlink w:anchor="_Toc116382450" w:history="1">
            <w:r w:rsidR="004458CD" w:rsidRPr="00EF5C6E">
              <w:rPr>
                <w:rStyle w:val="Hyperlink"/>
                <w:rFonts w:ascii="Arial" w:hAnsi="Arial" w:cs="Arial"/>
                <w:noProof/>
              </w:rPr>
              <w:t>4.3 Holidays</w:t>
            </w:r>
            <w:r w:rsidR="004458CD">
              <w:rPr>
                <w:noProof/>
                <w:webHidden/>
              </w:rPr>
              <w:tab/>
            </w:r>
            <w:r w:rsidR="004458CD">
              <w:rPr>
                <w:noProof/>
                <w:webHidden/>
              </w:rPr>
              <w:fldChar w:fldCharType="begin"/>
            </w:r>
            <w:r w:rsidR="004458CD">
              <w:rPr>
                <w:noProof/>
                <w:webHidden/>
              </w:rPr>
              <w:instrText xml:space="preserve"> PAGEREF _Toc116382450 \h </w:instrText>
            </w:r>
            <w:r w:rsidR="004458CD">
              <w:rPr>
                <w:noProof/>
                <w:webHidden/>
              </w:rPr>
            </w:r>
            <w:r w:rsidR="004458CD">
              <w:rPr>
                <w:noProof/>
                <w:webHidden/>
              </w:rPr>
              <w:fldChar w:fldCharType="separate"/>
            </w:r>
            <w:r w:rsidR="004A1776">
              <w:rPr>
                <w:noProof/>
                <w:webHidden/>
              </w:rPr>
              <w:t>12</w:t>
            </w:r>
            <w:r w:rsidR="004458CD">
              <w:rPr>
                <w:noProof/>
                <w:webHidden/>
              </w:rPr>
              <w:fldChar w:fldCharType="end"/>
            </w:r>
          </w:hyperlink>
        </w:p>
        <w:p w14:paraId="56B464F0" w14:textId="73307F4D" w:rsidR="004458CD" w:rsidRDefault="004458CD">
          <w:pPr>
            <w:pStyle w:val="TOC1"/>
            <w:tabs>
              <w:tab w:val="right" w:leader="dot" w:pos="9350"/>
            </w:tabs>
            <w:rPr>
              <w:rFonts w:eastAsiaTheme="minorEastAsia"/>
              <w:noProof/>
              <w:lang w:val="en-PH" w:eastAsia="en-PH"/>
            </w:rPr>
          </w:pPr>
          <w:r>
            <w:rPr>
              <w:rStyle w:val="Hyperlink"/>
              <w:noProof/>
            </w:rPr>
            <w:t xml:space="preserve">     </w:t>
          </w:r>
          <w:hyperlink w:anchor="_Toc116382451" w:history="1">
            <w:r w:rsidRPr="00EF5C6E">
              <w:rPr>
                <w:rStyle w:val="Hyperlink"/>
                <w:rFonts w:ascii="Arial" w:hAnsi="Arial" w:cs="Arial"/>
                <w:noProof/>
              </w:rPr>
              <w:t>4.4 Crisis Management Policy</w:t>
            </w:r>
            <w:r>
              <w:rPr>
                <w:noProof/>
                <w:webHidden/>
              </w:rPr>
              <w:tab/>
            </w:r>
            <w:r>
              <w:rPr>
                <w:noProof/>
                <w:webHidden/>
              </w:rPr>
              <w:fldChar w:fldCharType="begin"/>
            </w:r>
            <w:r>
              <w:rPr>
                <w:noProof/>
                <w:webHidden/>
              </w:rPr>
              <w:instrText xml:space="preserve"> PAGEREF _Toc116382451 \h </w:instrText>
            </w:r>
            <w:r>
              <w:rPr>
                <w:noProof/>
                <w:webHidden/>
              </w:rPr>
            </w:r>
            <w:r>
              <w:rPr>
                <w:noProof/>
                <w:webHidden/>
              </w:rPr>
              <w:fldChar w:fldCharType="separate"/>
            </w:r>
            <w:r w:rsidR="004A1776">
              <w:rPr>
                <w:noProof/>
                <w:webHidden/>
              </w:rPr>
              <w:t>13</w:t>
            </w:r>
            <w:r>
              <w:rPr>
                <w:noProof/>
                <w:webHidden/>
              </w:rPr>
              <w:fldChar w:fldCharType="end"/>
            </w:r>
          </w:hyperlink>
        </w:p>
        <w:p w14:paraId="619141B9" w14:textId="16A11110" w:rsidR="004458CD" w:rsidRDefault="00000000">
          <w:pPr>
            <w:pStyle w:val="TOC1"/>
            <w:tabs>
              <w:tab w:val="right" w:leader="dot" w:pos="9350"/>
            </w:tabs>
            <w:rPr>
              <w:rFonts w:eastAsiaTheme="minorEastAsia"/>
              <w:noProof/>
              <w:lang w:val="en-PH" w:eastAsia="en-PH"/>
            </w:rPr>
          </w:pPr>
          <w:hyperlink r:id="rId11" w:anchor="_Toc116382452" w:history="1">
            <w:r w:rsidR="004458CD" w:rsidRPr="00EF5C6E">
              <w:rPr>
                <w:rStyle w:val="Hyperlink"/>
                <w:rFonts w:ascii="Arial" w:hAnsi="Arial" w:cs="Arial"/>
                <w:b/>
                <w:bCs/>
                <w:noProof/>
              </w:rPr>
              <w:t>PART 5: ON-THE-JOB Training</w:t>
            </w:r>
            <w:r w:rsidR="004458CD">
              <w:rPr>
                <w:noProof/>
                <w:webHidden/>
              </w:rPr>
              <w:tab/>
            </w:r>
            <w:r w:rsidR="004458CD">
              <w:rPr>
                <w:noProof/>
                <w:webHidden/>
              </w:rPr>
              <w:fldChar w:fldCharType="begin"/>
            </w:r>
            <w:r w:rsidR="004458CD">
              <w:rPr>
                <w:noProof/>
                <w:webHidden/>
              </w:rPr>
              <w:instrText xml:space="preserve"> PAGEREF _Toc116382452 \h </w:instrText>
            </w:r>
            <w:r w:rsidR="004458CD">
              <w:rPr>
                <w:noProof/>
                <w:webHidden/>
              </w:rPr>
            </w:r>
            <w:r w:rsidR="004458CD">
              <w:rPr>
                <w:noProof/>
                <w:webHidden/>
              </w:rPr>
              <w:fldChar w:fldCharType="separate"/>
            </w:r>
            <w:r w:rsidR="004A1776">
              <w:rPr>
                <w:noProof/>
                <w:webHidden/>
              </w:rPr>
              <w:t>27</w:t>
            </w:r>
            <w:r w:rsidR="004458CD">
              <w:rPr>
                <w:noProof/>
                <w:webHidden/>
              </w:rPr>
              <w:fldChar w:fldCharType="end"/>
            </w:r>
          </w:hyperlink>
        </w:p>
        <w:p w14:paraId="1C933DAF" w14:textId="3EF3111C" w:rsidR="004458CD" w:rsidRDefault="00000000">
          <w:pPr>
            <w:pStyle w:val="TOC2"/>
            <w:tabs>
              <w:tab w:val="left" w:pos="1100"/>
              <w:tab w:val="right" w:leader="dot" w:pos="9350"/>
            </w:tabs>
            <w:rPr>
              <w:rFonts w:eastAsiaTheme="minorEastAsia"/>
              <w:noProof/>
              <w:lang w:val="en-PH" w:eastAsia="en-PH"/>
            </w:rPr>
          </w:pPr>
          <w:hyperlink w:anchor="_Toc116382453" w:history="1">
            <w:r w:rsidR="004458CD" w:rsidRPr="00EF5C6E">
              <w:rPr>
                <w:rStyle w:val="Hyperlink"/>
                <w:noProof/>
                <w:lang w:val="en-PH"/>
              </w:rPr>
              <w:t>On the Job Training Procedure</w:t>
            </w:r>
            <w:r w:rsidR="004458CD">
              <w:rPr>
                <w:noProof/>
                <w:webHidden/>
              </w:rPr>
              <w:tab/>
            </w:r>
            <w:r w:rsidR="004458CD">
              <w:rPr>
                <w:noProof/>
                <w:webHidden/>
              </w:rPr>
              <w:fldChar w:fldCharType="begin"/>
            </w:r>
            <w:r w:rsidR="004458CD">
              <w:rPr>
                <w:noProof/>
                <w:webHidden/>
              </w:rPr>
              <w:instrText xml:space="preserve"> PAGEREF _Toc116382453 \h </w:instrText>
            </w:r>
            <w:r w:rsidR="004458CD">
              <w:rPr>
                <w:noProof/>
                <w:webHidden/>
              </w:rPr>
            </w:r>
            <w:r w:rsidR="004458CD">
              <w:rPr>
                <w:noProof/>
                <w:webHidden/>
              </w:rPr>
              <w:fldChar w:fldCharType="separate"/>
            </w:r>
            <w:r w:rsidR="004A1776">
              <w:rPr>
                <w:b/>
                <w:bCs/>
                <w:noProof/>
                <w:webHidden/>
              </w:rPr>
              <w:t>Error! Bookmark not defined.</w:t>
            </w:r>
            <w:r w:rsidR="004458CD">
              <w:rPr>
                <w:noProof/>
                <w:webHidden/>
              </w:rPr>
              <w:fldChar w:fldCharType="end"/>
            </w:r>
          </w:hyperlink>
        </w:p>
        <w:p w14:paraId="6398C735" w14:textId="09DE874D" w:rsidR="00663FD9" w:rsidRDefault="00F8422D" w:rsidP="00663FD9">
          <w:r>
            <w:rPr>
              <w:b/>
              <w:bCs/>
              <w:noProof/>
            </w:rPr>
            <w:fldChar w:fldCharType="end"/>
          </w:r>
        </w:p>
      </w:sdtContent>
    </w:sdt>
    <w:p w14:paraId="49B8B70D" w14:textId="515B9E69" w:rsidR="00663FD9" w:rsidRDefault="00663FD9" w:rsidP="00663FD9"/>
    <w:p w14:paraId="42D9092C" w14:textId="1B41AD76" w:rsidR="00D64DAB" w:rsidRDefault="00D64DAB" w:rsidP="00663FD9"/>
    <w:p w14:paraId="41A83E7D" w14:textId="6E722B35" w:rsidR="00D64DAB" w:rsidRDefault="00D64DAB" w:rsidP="00663FD9"/>
    <w:p w14:paraId="2CF07C60" w14:textId="20E04CEA" w:rsidR="00D64DAB" w:rsidRDefault="00D64DAB" w:rsidP="00663FD9"/>
    <w:p w14:paraId="57F35EE9" w14:textId="2E8CE970" w:rsidR="00D64DAB" w:rsidRDefault="00D64DAB" w:rsidP="00663FD9"/>
    <w:p w14:paraId="6EE42A87" w14:textId="424069C4" w:rsidR="00D64DAB" w:rsidRDefault="00D64DAB" w:rsidP="00663FD9"/>
    <w:p w14:paraId="3C264D42" w14:textId="246EBAA4" w:rsidR="00D64DAB" w:rsidRDefault="00D64DAB" w:rsidP="00663FD9"/>
    <w:p w14:paraId="46FADB00" w14:textId="20B07C66" w:rsidR="00D64DAB" w:rsidRDefault="00D64DAB" w:rsidP="00663FD9"/>
    <w:p w14:paraId="2DA11006" w14:textId="16F08E26" w:rsidR="00D64DAB" w:rsidRDefault="00D64DAB" w:rsidP="00663FD9"/>
    <w:p w14:paraId="258A04B9" w14:textId="3AE3FA89" w:rsidR="00D64DAB" w:rsidRDefault="00D64DAB" w:rsidP="00663FD9"/>
    <w:p w14:paraId="570F1EA1" w14:textId="7A16DD8D" w:rsidR="00D64DAB" w:rsidRDefault="00D64DAB" w:rsidP="00663FD9"/>
    <w:p w14:paraId="5A3E6CF9" w14:textId="27E764F3" w:rsidR="00D64DAB" w:rsidRDefault="00D64DAB" w:rsidP="00663FD9"/>
    <w:p w14:paraId="7318859B" w14:textId="0ECA8884" w:rsidR="00D64DAB" w:rsidRDefault="00D64DAB" w:rsidP="00663FD9"/>
    <w:p w14:paraId="0AE3F783" w14:textId="669B21F9" w:rsidR="00D64DAB" w:rsidRDefault="00D64DAB" w:rsidP="00663FD9"/>
    <w:p w14:paraId="68732EF0" w14:textId="25DC9318" w:rsidR="00D64DAB" w:rsidRDefault="00D64DAB" w:rsidP="00663FD9"/>
    <w:p w14:paraId="1A03B465" w14:textId="1B2C54C5" w:rsidR="00D64DAB" w:rsidRDefault="00D64DAB" w:rsidP="00663FD9"/>
    <w:p w14:paraId="0EBCC763" w14:textId="7B39CED1" w:rsidR="00D64DAB" w:rsidRDefault="00D64DAB" w:rsidP="00663FD9"/>
    <w:p w14:paraId="73C02E6B" w14:textId="2EC1C0E0" w:rsidR="00D64DAB" w:rsidRDefault="00D64DAB" w:rsidP="00663FD9"/>
    <w:p w14:paraId="5A110A8B" w14:textId="5ACE6709" w:rsidR="00D64DAB" w:rsidRDefault="00D64DAB" w:rsidP="00663FD9"/>
    <w:p w14:paraId="3B53BDBB" w14:textId="16A27345" w:rsidR="00D64DAB" w:rsidRDefault="00D64DAB" w:rsidP="00663FD9"/>
    <w:p w14:paraId="712CEAB7" w14:textId="633567B6" w:rsidR="00D64DAB" w:rsidRDefault="00D64DAB" w:rsidP="00663FD9"/>
    <w:p w14:paraId="12D8AD6D" w14:textId="1D81EF30" w:rsidR="00D64DAB" w:rsidRDefault="00D64DAB" w:rsidP="00663FD9"/>
    <w:p w14:paraId="1CC1CDF2" w14:textId="77777777" w:rsidR="00D64DAB" w:rsidRDefault="00D64DAB" w:rsidP="00663FD9"/>
    <w:p w14:paraId="5B459A7A" w14:textId="0078BB0F" w:rsidR="00E33413" w:rsidRPr="00E33413" w:rsidRDefault="00A63B0E" w:rsidP="00E33413">
      <w:r>
        <w:rPr>
          <w:rFonts w:ascii="Arial" w:hAnsi="Arial" w:cs="Arial"/>
          <w:noProof/>
          <w:sz w:val="20"/>
          <w:szCs w:val="20"/>
        </w:rPr>
        <w:lastRenderedPageBreak/>
        <mc:AlternateContent>
          <mc:Choice Requires="wps">
            <w:drawing>
              <wp:anchor distT="0" distB="0" distL="114300" distR="114300" simplePos="0" relativeHeight="251660288" behindDoc="0" locked="0" layoutInCell="1" allowOverlap="1" wp14:anchorId="32ACE436" wp14:editId="0F1BEDB8">
                <wp:simplePos x="0" y="0"/>
                <wp:positionH relativeFrom="margin">
                  <wp:align>right</wp:align>
                </wp:positionH>
                <wp:positionV relativeFrom="paragraph">
                  <wp:posOffset>0</wp:posOffset>
                </wp:positionV>
                <wp:extent cx="5890260" cy="320040"/>
                <wp:effectExtent l="0" t="0" r="15240" b="22860"/>
                <wp:wrapThrough wrapText="bothSides">
                  <wp:wrapPolygon edited="0">
                    <wp:start x="0" y="0"/>
                    <wp:lineTo x="0" y="21857"/>
                    <wp:lineTo x="21586" y="21857"/>
                    <wp:lineTo x="21586" y="0"/>
                    <wp:lineTo x="0" y="0"/>
                  </wp:wrapPolygon>
                </wp:wrapThrough>
                <wp:docPr id="2" name="Text Box 2"/>
                <wp:cNvGraphicFramePr/>
                <a:graphic xmlns:a="http://schemas.openxmlformats.org/drawingml/2006/main">
                  <a:graphicData uri="http://schemas.microsoft.com/office/word/2010/wordprocessingShape">
                    <wps:wsp>
                      <wps:cNvSpPr txBox="1"/>
                      <wps:spPr>
                        <a:xfrm>
                          <a:off x="0" y="0"/>
                          <a:ext cx="5890260" cy="320040"/>
                        </a:xfrm>
                        <a:prstGeom prst="rect">
                          <a:avLst/>
                        </a:prstGeom>
                        <a:solidFill>
                          <a:srgbClr val="00B0F0"/>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149EA86" w14:textId="77777777" w:rsidR="00A63B0E" w:rsidRPr="00A63B0E" w:rsidRDefault="00A63B0E" w:rsidP="00A63B0E">
                            <w:pPr>
                              <w:pStyle w:val="Heading1"/>
                              <w:spacing w:before="100" w:beforeAutospacing="1"/>
                              <w:jc w:val="center"/>
                              <w:rPr>
                                <w:rFonts w:ascii="Arial" w:hAnsi="Arial" w:cs="Arial"/>
                                <w:b/>
                                <w:bCs/>
                                <w:color w:val="auto"/>
                                <w:sz w:val="24"/>
                                <w:szCs w:val="24"/>
                              </w:rPr>
                            </w:pPr>
                            <w:bookmarkStart w:id="0" w:name="_Toc125953410"/>
                            <w:bookmarkStart w:id="1" w:name="_Toc125953521"/>
                            <w:bookmarkStart w:id="2" w:name="_Toc125954536"/>
                            <w:r w:rsidRPr="00A63B0E">
                              <w:rPr>
                                <w:rFonts w:ascii="Arial" w:hAnsi="Arial" w:cs="Arial"/>
                                <w:b/>
                                <w:bCs/>
                                <w:color w:val="auto"/>
                                <w:sz w:val="24"/>
                                <w:szCs w:val="24"/>
                              </w:rPr>
                              <w:t>PART 1: ABOUT US</w:t>
                            </w:r>
                            <w:bookmarkEnd w:id="0"/>
                            <w:bookmarkEnd w:id="1"/>
                            <w:bookmarkEnd w:id="2"/>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ACE436" id="_x0000_t202" coordsize="21600,21600" o:spt="202" path="m,l,21600r21600,l21600,xe">
                <v:stroke joinstyle="miter"/>
                <v:path gradientshapeok="t" o:connecttype="rect"/>
              </v:shapetype>
              <v:shape id="Text Box 2" o:spid="_x0000_s1026" type="#_x0000_t202" style="position:absolute;margin-left:412.6pt;margin-top:0;width:463.8pt;height:25.2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" fillcolor="#00b0f0" strokeweight=".5pt">
                <v:textbox>
                  <w:txbxContent>
                    <w:p w14:paraId="0149EA86" w14:textId="77777777" w:rsidR="00A63B0E" w:rsidRPr="00A63B0E" w:rsidRDefault="00A63B0E" w:rsidP="00A63B0E">
                      <w:pPr>
                        <w:pStyle w:val="Heading1"/>
                        <w:spacing w:before="100" w:beforeAutospacing="1"/>
                        <w:jc w:val="center"/>
                        <w:rPr>
                          <w:rFonts w:ascii="Arial" w:hAnsi="Arial" w:cs="Arial"/>
                          <w:b/>
                          <w:bCs/>
                          <w:color w:val="auto"/>
                          <w:sz w:val="24"/>
                          <w:szCs w:val="24"/>
                        </w:rPr>
                      </w:pPr>
                      <w:bookmarkStart w:id="3" w:name="_Toc125953410"/>
                      <w:bookmarkStart w:id="4" w:name="_Toc125953521"/>
                      <w:bookmarkStart w:id="5" w:name="_Toc125954536"/>
                      <w:r w:rsidRPr="00A63B0E">
                        <w:rPr>
                          <w:rFonts w:ascii="Arial" w:hAnsi="Arial" w:cs="Arial"/>
                          <w:b/>
                          <w:bCs/>
                          <w:color w:val="auto"/>
                          <w:sz w:val="24"/>
                          <w:szCs w:val="24"/>
                        </w:rPr>
                        <w:t>PART 1: ABOUT US</w:t>
                      </w:r>
                      <w:bookmarkEnd w:id="3"/>
                      <w:bookmarkEnd w:id="4"/>
                      <w:bookmarkEnd w:id="5"/>
                    </w:p>
                  </w:txbxContent>
                </v:textbox>
                <w10:wrap type="through" anchorx="margin"/>
              </v:shape>
            </w:pict>
          </mc:Fallback>
        </mc:AlternateContent>
      </w:r>
    </w:p>
    <w:p w14:paraId="60C87400" w14:textId="7E33D727" w:rsidR="00E33413" w:rsidRDefault="00663FD9" w:rsidP="00E33413">
      <w:pPr>
        <w:pStyle w:val="Heading2"/>
        <w:numPr>
          <w:ilvl w:val="1"/>
          <w:numId w:val="1"/>
        </w:numPr>
        <w:rPr>
          <w:rFonts w:ascii="Arial" w:hAnsi="Arial" w:cs="Arial"/>
          <w:color w:val="000000" w:themeColor="text1"/>
          <w:sz w:val="20"/>
          <w:szCs w:val="20"/>
        </w:rPr>
      </w:pPr>
      <w:bookmarkStart w:id="6" w:name="_Toc116382429"/>
      <w:r w:rsidRPr="00663FD9">
        <w:rPr>
          <w:rFonts w:ascii="Arial" w:hAnsi="Arial" w:cs="Arial"/>
          <w:color w:val="000000" w:themeColor="text1"/>
          <w:sz w:val="20"/>
          <w:szCs w:val="20"/>
        </w:rPr>
        <w:t>About this Manual</w:t>
      </w:r>
      <w:bookmarkEnd w:id="6"/>
    </w:p>
    <w:p w14:paraId="3B0E02D7" w14:textId="77777777" w:rsidR="00E33413" w:rsidRPr="00E33413" w:rsidRDefault="00E33413" w:rsidP="00E33413">
      <w:pPr>
        <w:pStyle w:val="NoSpacing"/>
      </w:pPr>
    </w:p>
    <w:p w14:paraId="74609237" w14:textId="6AD2FCFA" w:rsidR="00E33413" w:rsidRPr="00E33413" w:rsidRDefault="00E33413" w:rsidP="00E33413">
      <w:pPr>
        <w:ind w:left="284" w:firstLine="425"/>
        <w:rPr>
          <w:rFonts w:ascii="Arial" w:hAnsi="Arial" w:cs="Arial"/>
          <w:sz w:val="20"/>
          <w:szCs w:val="20"/>
        </w:rPr>
      </w:pPr>
      <w:r w:rsidRPr="00E33413">
        <w:rPr>
          <w:rFonts w:ascii="Arial" w:hAnsi="Arial" w:cs="Arial"/>
          <w:sz w:val="20"/>
          <w:szCs w:val="20"/>
        </w:rPr>
        <w:t xml:space="preserve">This Virtual Assistant </w:t>
      </w:r>
      <w:r w:rsidR="00661E1E">
        <w:rPr>
          <w:rFonts w:ascii="Arial" w:hAnsi="Arial" w:cs="Arial"/>
          <w:sz w:val="20"/>
          <w:szCs w:val="20"/>
        </w:rPr>
        <w:t>Manual</w:t>
      </w:r>
      <w:r w:rsidRPr="00E33413">
        <w:rPr>
          <w:rFonts w:ascii="Arial" w:hAnsi="Arial" w:cs="Arial"/>
          <w:sz w:val="20"/>
          <w:szCs w:val="20"/>
        </w:rPr>
        <w:t xml:space="preserve"> contains information about the employment policies and </w:t>
      </w:r>
      <w:r w:rsidR="00661E1E">
        <w:rPr>
          <w:rFonts w:ascii="Arial" w:hAnsi="Arial" w:cs="Arial"/>
          <w:sz w:val="20"/>
          <w:szCs w:val="20"/>
        </w:rPr>
        <w:t xml:space="preserve">procedures </w:t>
      </w:r>
      <w:r w:rsidRPr="00E33413">
        <w:rPr>
          <w:rFonts w:ascii="Arial" w:hAnsi="Arial" w:cs="Arial"/>
          <w:sz w:val="20"/>
          <w:szCs w:val="20"/>
        </w:rPr>
        <w:t xml:space="preserve">of the Company.  We expect each Virtual Assistant to read carefully, as it is a valuable reference for understanding your job and the Company.  </w:t>
      </w:r>
    </w:p>
    <w:p w14:paraId="37D6408A" w14:textId="6726F175" w:rsidR="00E33413" w:rsidRPr="00E33413" w:rsidRDefault="00E33413" w:rsidP="00E33413">
      <w:pPr>
        <w:ind w:left="284" w:firstLine="436"/>
        <w:rPr>
          <w:rFonts w:ascii="Arial" w:hAnsi="Arial" w:cs="Arial"/>
          <w:sz w:val="20"/>
          <w:szCs w:val="20"/>
        </w:rPr>
      </w:pPr>
      <w:r w:rsidRPr="00E33413">
        <w:rPr>
          <w:rFonts w:ascii="Arial" w:hAnsi="Arial" w:cs="Arial"/>
          <w:sz w:val="20"/>
          <w:szCs w:val="20"/>
        </w:rPr>
        <w:t xml:space="preserve">The policies outlined in this Virtual Assistant </w:t>
      </w:r>
      <w:r w:rsidR="00661E1E">
        <w:rPr>
          <w:rFonts w:ascii="Arial" w:hAnsi="Arial" w:cs="Arial"/>
          <w:sz w:val="20"/>
          <w:szCs w:val="20"/>
        </w:rPr>
        <w:t>Manual</w:t>
      </w:r>
      <w:r w:rsidRPr="00E33413">
        <w:rPr>
          <w:rFonts w:ascii="Arial" w:hAnsi="Arial" w:cs="Arial"/>
          <w:sz w:val="20"/>
          <w:szCs w:val="20"/>
        </w:rPr>
        <w:t xml:space="preserve"> should be regarded as management guidelines only, which </w:t>
      </w:r>
      <w:r w:rsidR="00FB2651">
        <w:rPr>
          <w:rFonts w:ascii="Arial" w:hAnsi="Arial" w:cs="Arial"/>
          <w:sz w:val="20"/>
          <w:szCs w:val="20"/>
        </w:rPr>
        <w:t>is</w:t>
      </w:r>
      <w:r w:rsidRPr="00E33413">
        <w:rPr>
          <w:rFonts w:ascii="Arial" w:hAnsi="Arial" w:cs="Arial"/>
          <w:sz w:val="20"/>
          <w:szCs w:val="20"/>
        </w:rPr>
        <w:t xml:space="preserve"> a developing business will require changes from time to time.  The Company retains the right to make decisions involving employment to complete its task in a manner that is beneficial to the Virtual Assistant and the Company.  </w:t>
      </w:r>
    </w:p>
    <w:p w14:paraId="26B7867A" w14:textId="091093AB" w:rsidR="00E33413" w:rsidRPr="00E33413" w:rsidRDefault="00E33413" w:rsidP="00E33413">
      <w:pPr>
        <w:ind w:left="284" w:firstLine="436"/>
        <w:rPr>
          <w:rFonts w:ascii="Arial" w:hAnsi="Arial" w:cs="Arial"/>
          <w:sz w:val="20"/>
          <w:szCs w:val="20"/>
        </w:rPr>
      </w:pPr>
      <w:r w:rsidRPr="00E33413">
        <w:rPr>
          <w:rFonts w:ascii="Arial" w:hAnsi="Arial" w:cs="Arial"/>
          <w:sz w:val="20"/>
          <w:szCs w:val="20"/>
        </w:rPr>
        <w:t xml:space="preserve">This Virtual Assistant </w:t>
      </w:r>
      <w:r w:rsidR="00661E1E">
        <w:rPr>
          <w:rFonts w:ascii="Arial" w:hAnsi="Arial" w:cs="Arial"/>
          <w:sz w:val="20"/>
          <w:szCs w:val="20"/>
        </w:rPr>
        <w:t>Manual</w:t>
      </w:r>
      <w:r w:rsidRPr="00E33413">
        <w:rPr>
          <w:rFonts w:ascii="Arial" w:hAnsi="Arial" w:cs="Arial"/>
          <w:sz w:val="20"/>
          <w:szCs w:val="20"/>
        </w:rPr>
        <w:t xml:space="preserve"> supersedes and replaces any and all prior Virtual Assistant </w:t>
      </w:r>
      <w:r w:rsidR="00661E1E">
        <w:rPr>
          <w:rFonts w:ascii="Arial" w:hAnsi="Arial" w:cs="Arial"/>
          <w:sz w:val="20"/>
          <w:szCs w:val="20"/>
        </w:rPr>
        <w:t>Manual</w:t>
      </w:r>
      <w:r w:rsidRPr="00E33413">
        <w:rPr>
          <w:rFonts w:ascii="Arial" w:hAnsi="Arial" w:cs="Arial"/>
          <w:sz w:val="20"/>
          <w:szCs w:val="20"/>
        </w:rPr>
        <w:t xml:space="preserve"> and any inconsistent verbal or written policy statements.  The Company reserves the right to modify its policies </w:t>
      </w:r>
      <w:r w:rsidR="00661E1E">
        <w:rPr>
          <w:rFonts w:ascii="Arial" w:hAnsi="Arial" w:cs="Arial"/>
          <w:sz w:val="20"/>
          <w:szCs w:val="20"/>
        </w:rPr>
        <w:t xml:space="preserve">and procedures </w:t>
      </w:r>
      <w:r w:rsidRPr="00E33413">
        <w:rPr>
          <w:rFonts w:ascii="Arial" w:hAnsi="Arial" w:cs="Arial"/>
          <w:sz w:val="20"/>
          <w:szCs w:val="20"/>
        </w:rPr>
        <w:t>at any time.</w:t>
      </w:r>
    </w:p>
    <w:p w14:paraId="762FEF59" w14:textId="78D14A50" w:rsidR="00E33413" w:rsidRDefault="00E33413" w:rsidP="00E33413">
      <w:pPr>
        <w:pStyle w:val="Heading2"/>
        <w:numPr>
          <w:ilvl w:val="1"/>
          <w:numId w:val="1"/>
        </w:numPr>
        <w:rPr>
          <w:rFonts w:ascii="Arial" w:hAnsi="Arial" w:cs="Arial"/>
          <w:color w:val="auto"/>
          <w:sz w:val="20"/>
          <w:szCs w:val="20"/>
        </w:rPr>
      </w:pPr>
      <w:bookmarkStart w:id="7" w:name="_Toc116382430"/>
      <w:r w:rsidRPr="00E33413">
        <w:rPr>
          <w:rFonts w:ascii="Arial" w:hAnsi="Arial" w:cs="Arial"/>
          <w:color w:val="auto"/>
          <w:sz w:val="20"/>
          <w:szCs w:val="20"/>
        </w:rPr>
        <w:t xml:space="preserve">Purpose of this </w:t>
      </w:r>
      <w:r w:rsidR="00661E1E">
        <w:rPr>
          <w:rFonts w:ascii="Arial" w:hAnsi="Arial" w:cs="Arial"/>
          <w:color w:val="auto"/>
          <w:sz w:val="20"/>
          <w:szCs w:val="20"/>
        </w:rPr>
        <w:t>Manual</w:t>
      </w:r>
      <w:bookmarkEnd w:id="7"/>
    </w:p>
    <w:p w14:paraId="20C19B8D" w14:textId="3B089D97" w:rsidR="00E33413" w:rsidRDefault="00E33413" w:rsidP="00E33413">
      <w:pPr>
        <w:pStyle w:val="ListParagraph"/>
        <w:numPr>
          <w:ilvl w:val="2"/>
          <w:numId w:val="1"/>
        </w:numPr>
        <w:ind w:hanging="11"/>
        <w:rPr>
          <w:rFonts w:ascii="Arial" w:hAnsi="Arial" w:cs="Arial"/>
          <w:color w:val="000000"/>
          <w:sz w:val="20"/>
          <w:szCs w:val="20"/>
        </w:rPr>
      </w:pPr>
      <w:r w:rsidRPr="00E33413">
        <w:rPr>
          <w:rFonts w:ascii="Arial" w:hAnsi="Arial" w:cs="Arial"/>
          <w:color w:val="000000"/>
          <w:sz w:val="20"/>
          <w:szCs w:val="20"/>
        </w:rPr>
        <w:t xml:space="preserve">To clearly present the company’s policies, </w:t>
      </w:r>
      <w:r w:rsidR="00661E1E">
        <w:rPr>
          <w:rFonts w:ascii="Arial" w:hAnsi="Arial" w:cs="Arial"/>
          <w:color w:val="000000"/>
          <w:sz w:val="20"/>
          <w:szCs w:val="20"/>
        </w:rPr>
        <w:t xml:space="preserve">procedures, </w:t>
      </w:r>
      <w:r w:rsidRPr="00E33413">
        <w:rPr>
          <w:rFonts w:ascii="Arial" w:hAnsi="Arial" w:cs="Arial"/>
          <w:color w:val="000000"/>
          <w:sz w:val="20"/>
          <w:szCs w:val="20"/>
        </w:rPr>
        <w:t>rules, and regulations.</w:t>
      </w:r>
    </w:p>
    <w:p w14:paraId="44ACB5E2" w14:textId="77777777" w:rsidR="00E33413" w:rsidRPr="00E33413" w:rsidRDefault="00E33413" w:rsidP="00E33413">
      <w:pPr>
        <w:pStyle w:val="ListParagraph"/>
        <w:numPr>
          <w:ilvl w:val="2"/>
          <w:numId w:val="1"/>
        </w:numPr>
        <w:ind w:hanging="11"/>
        <w:rPr>
          <w:rFonts w:ascii="Arial" w:hAnsi="Arial" w:cs="Arial"/>
          <w:color w:val="000000"/>
          <w:sz w:val="18"/>
          <w:szCs w:val="18"/>
        </w:rPr>
      </w:pPr>
      <w:r w:rsidRPr="00E33413">
        <w:rPr>
          <w:rFonts w:ascii="Arial" w:hAnsi="Arial" w:cs="Arial"/>
          <w:sz w:val="20"/>
          <w:szCs w:val="20"/>
        </w:rPr>
        <w:t>To treat all the Virtual Assistants equally.</w:t>
      </w:r>
    </w:p>
    <w:p w14:paraId="27390A2D" w14:textId="77777777" w:rsidR="00E33413" w:rsidRPr="00E33413" w:rsidRDefault="00E33413" w:rsidP="00E33413">
      <w:pPr>
        <w:pStyle w:val="ListParagraph"/>
        <w:numPr>
          <w:ilvl w:val="2"/>
          <w:numId w:val="1"/>
        </w:numPr>
        <w:ind w:hanging="11"/>
        <w:rPr>
          <w:rFonts w:ascii="Arial" w:hAnsi="Arial" w:cs="Arial"/>
          <w:color w:val="000000"/>
          <w:sz w:val="18"/>
          <w:szCs w:val="18"/>
        </w:rPr>
      </w:pPr>
      <w:r w:rsidRPr="00E33413">
        <w:rPr>
          <w:rFonts w:ascii="Arial" w:hAnsi="Arial" w:cs="Arial"/>
          <w:sz w:val="20"/>
          <w:szCs w:val="20"/>
        </w:rPr>
        <w:t>To inform all the Virtual Assistants about their rights.</w:t>
      </w:r>
    </w:p>
    <w:p w14:paraId="59B6717C" w14:textId="77777777" w:rsidR="00E33413" w:rsidRPr="00E33413" w:rsidRDefault="00E33413" w:rsidP="00E33413">
      <w:pPr>
        <w:pStyle w:val="ListParagraph"/>
        <w:numPr>
          <w:ilvl w:val="2"/>
          <w:numId w:val="1"/>
        </w:numPr>
        <w:ind w:hanging="11"/>
        <w:rPr>
          <w:rFonts w:ascii="Arial" w:hAnsi="Arial" w:cs="Arial"/>
          <w:color w:val="000000"/>
          <w:sz w:val="18"/>
          <w:szCs w:val="18"/>
        </w:rPr>
      </w:pPr>
      <w:r w:rsidRPr="00E33413">
        <w:rPr>
          <w:rFonts w:ascii="Arial" w:hAnsi="Arial" w:cs="Arial"/>
          <w:sz w:val="20"/>
          <w:szCs w:val="20"/>
        </w:rPr>
        <w:t>To promote a productive and positive work environment.</w:t>
      </w:r>
    </w:p>
    <w:p w14:paraId="0DBE937D" w14:textId="007D17EF" w:rsidR="00E33413" w:rsidRPr="00E33413" w:rsidRDefault="00E33413" w:rsidP="00E33413">
      <w:pPr>
        <w:pStyle w:val="ListParagraph"/>
        <w:numPr>
          <w:ilvl w:val="2"/>
          <w:numId w:val="1"/>
        </w:numPr>
        <w:ind w:hanging="11"/>
        <w:rPr>
          <w:rFonts w:ascii="Arial" w:hAnsi="Arial" w:cs="Arial"/>
          <w:color w:val="000000"/>
          <w:sz w:val="18"/>
          <w:szCs w:val="18"/>
        </w:rPr>
      </w:pPr>
      <w:r w:rsidRPr="00E33413">
        <w:rPr>
          <w:rFonts w:ascii="Arial" w:hAnsi="Arial" w:cs="Arial"/>
          <w:sz w:val="20"/>
          <w:szCs w:val="20"/>
        </w:rPr>
        <w:t>To protect the company from any lawsuits.</w:t>
      </w:r>
    </w:p>
    <w:p w14:paraId="4AD24102" w14:textId="10113B56" w:rsidR="00A93B5C" w:rsidRDefault="00A93B5C" w:rsidP="00A93B5C">
      <w:pPr>
        <w:pStyle w:val="Heading2"/>
        <w:numPr>
          <w:ilvl w:val="1"/>
          <w:numId w:val="1"/>
        </w:numPr>
        <w:rPr>
          <w:rFonts w:ascii="Arial" w:hAnsi="Arial" w:cs="Arial"/>
          <w:color w:val="auto"/>
          <w:sz w:val="20"/>
          <w:szCs w:val="20"/>
        </w:rPr>
      </w:pPr>
      <w:bookmarkStart w:id="8" w:name="_Toc116382431"/>
      <w:r w:rsidRPr="00A93B5C">
        <w:rPr>
          <w:rFonts w:ascii="Arial" w:hAnsi="Arial" w:cs="Arial"/>
          <w:color w:val="auto"/>
          <w:sz w:val="20"/>
          <w:szCs w:val="20"/>
        </w:rPr>
        <w:t xml:space="preserve">Changes </w:t>
      </w:r>
      <w:r w:rsidR="00CB38CF">
        <w:rPr>
          <w:rFonts w:ascii="Arial" w:hAnsi="Arial" w:cs="Arial"/>
          <w:color w:val="auto"/>
          <w:sz w:val="20"/>
          <w:szCs w:val="20"/>
        </w:rPr>
        <w:t>to</w:t>
      </w:r>
      <w:r w:rsidRPr="00A93B5C">
        <w:rPr>
          <w:rFonts w:ascii="Arial" w:hAnsi="Arial" w:cs="Arial"/>
          <w:color w:val="auto"/>
          <w:sz w:val="20"/>
          <w:szCs w:val="20"/>
        </w:rPr>
        <w:t xml:space="preserve"> the Policy</w:t>
      </w:r>
      <w:bookmarkEnd w:id="8"/>
    </w:p>
    <w:p w14:paraId="181A6BCB" w14:textId="77777777" w:rsidR="00A93B5C" w:rsidRPr="00A93B5C" w:rsidRDefault="00A93B5C" w:rsidP="00A93B5C">
      <w:pPr>
        <w:spacing w:after="0" w:line="240" w:lineRule="auto"/>
      </w:pPr>
    </w:p>
    <w:p w14:paraId="10551A50" w14:textId="3C57764F" w:rsidR="00A93B5C" w:rsidRPr="00A93B5C" w:rsidRDefault="00A93B5C" w:rsidP="00A93B5C">
      <w:pPr>
        <w:ind w:left="284" w:firstLine="425"/>
        <w:rPr>
          <w:rFonts w:ascii="Arial" w:hAnsi="Arial" w:cs="Arial"/>
          <w:sz w:val="20"/>
          <w:szCs w:val="20"/>
        </w:rPr>
      </w:pPr>
      <w:r w:rsidRPr="00A93B5C">
        <w:rPr>
          <w:rFonts w:ascii="Arial" w:hAnsi="Arial" w:cs="Arial"/>
          <w:sz w:val="20"/>
          <w:szCs w:val="20"/>
        </w:rPr>
        <w:t>We reserve the right to change, cancel, suspend, or dispute, with or without warning on all or any part of these policies, rules, regulations, procedures, and benefits at any instance.  However, Virtual Assistants will be informed if any changes have been made.</w:t>
      </w:r>
    </w:p>
    <w:p w14:paraId="19576FD5" w14:textId="3D997158" w:rsidR="00A93B5C" w:rsidRDefault="00A93B5C" w:rsidP="00A93B5C">
      <w:pPr>
        <w:pStyle w:val="ListParagraph"/>
        <w:ind w:left="284" w:firstLine="425"/>
        <w:rPr>
          <w:rFonts w:ascii="Arial" w:hAnsi="Arial" w:cs="Arial"/>
          <w:sz w:val="20"/>
          <w:szCs w:val="20"/>
        </w:rPr>
      </w:pPr>
      <w:r w:rsidRPr="00A93B5C">
        <w:rPr>
          <w:rFonts w:ascii="Arial" w:hAnsi="Arial" w:cs="Arial"/>
          <w:sz w:val="20"/>
          <w:szCs w:val="20"/>
        </w:rPr>
        <w:t>Changes will be effective on the dates decided by the company. When the changes take effect, previous policies will be voided.</w:t>
      </w:r>
    </w:p>
    <w:p w14:paraId="0FF3B002" w14:textId="59BA825C" w:rsidR="00A93B5C" w:rsidRDefault="00A93B5C" w:rsidP="00A93B5C">
      <w:pPr>
        <w:pStyle w:val="Heading2"/>
        <w:numPr>
          <w:ilvl w:val="1"/>
          <w:numId w:val="1"/>
        </w:numPr>
        <w:rPr>
          <w:rFonts w:ascii="Arial" w:hAnsi="Arial" w:cs="Arial"/>
          <w:color w:val="auto"/>
          <w:sz w:val="20"/>
          <w:szCs w:val="20"/>
        </w:rPr>
      </w:pPr>
      <w:bookmarkStart w:id="9" w:name="_Toc116382432"/>
      <w:r w:rsidRPr="00A93B5C">
        <w:rPr>
          <w:rFonts w:ascii="Arial" w:hAnsi="Arial" w:cs="Arial"/>
          <w:color w:val="auto"/>
          <w:sz w:val="20"/>
          <w:szCs w:val="20"/>
        </w:rPr>
        <w:t>Virtual Assistant Forms</w:t>
      </w:r>
      <w:bookmarkEnd w:id="9"/>
    </w:p>
    <w:p w14:paraId="7AB70962" w14:textId="28220277" w:rsidR="00A93B5C" w:rsidRDefault="00A93B5C" w:rsidP="00A93B5C">
      <w:pPr>
        <w:pStyle w:val="ListParagraph"/>
        <w:ind w:left="360"/>
      </w:pPr>
    </w:p>
    <w:p w14:paraId="1FA44F67" w14:textId="77777777" w:rsidR="00A93B5C" w:rsidRPr="00A93B5C" w:rsidRDefault="00A93B5C" w:rsidP="00A93B5C">
      <w:pPr>
        <w:pStyle w:val="ListParagraph"/>
        <w:ind w:left="709"/>
        <w:rPr>
          <w:rFonts w:ascii="Arial" w:hAnsi="Arial" w:cs="Arial"/>
          <w:sz w:val="20"/>
          <w:szCs w:val="20"/>
        </w:rPr>
      </w:pPr>
      <w:r w:rsidRPr="00A93B5C">
        <w:rPr>
          <w:rFonts w:ascii="Arial" w:hAnsi="Arial" w:cs="Arial"/>
          <w:sz w:val="20"/>
          <w:szCs w:val="20"/>
        </w:rPr>
        <w:t xml:space="preserve">The Virtual Assistants at </w:t>
      </w:r>
      <w:proofErr w:type="spellStart"/>
      <w:r w:rsidRPr="00A93B5C">
        <w:rPr>
          <w:rFonts w:ascii="Arial" w:hAnsi="Arial" w:cs="Arial"/>
          <w:sz w:val="20"/>
          <w:szCs w:val="20"/>
        </w:rPr>
        <w:t>Consultare</w:t>
      </w:r>
      <w:proofErr w:type="spellEnd"/>
      <w:r w:rsidRPr="00A93B5C">
        <w:rPr>
          <w:rFonts w:ascii="Arial" w:hAnsi="Arial" w:cs="Arial"/>
          <w:sz w:val="20"/>
          <w:szCs w:val="20"/>
        </w:rPr>
        <w:t xml:space="preserve"> needed to fill out the following forms:</w:t>
      </w:r>
    </w:p>
    <w:p w14:paraId="7D86D27B" w14:textId="0381CC9F" w:rsidR="00A93B5C" w:rsidRPr="00A93B5C" w:rsidRDefault="00A93B5C" w:rsidP="00A93B5C">
      <w:pPr>
        <w:pStyle w:val="ListParagraph"/>
        <w:ind w:left="709"/>
        <w:rPr>
          <w:rFonts w:ascii="Arial" w:hAnsi="Arial" w:cs="Arial"/>
          <w:sz w:val="20"/>
          <w:szCs w:val="20"/>
        </w:rPr>
      </w:pPr>
      <w:r w:rsidRPr="00A93B5C">
        <w:rPr>
          <w:rFonts w:ascii="Arial" w:hAnsi="Arial" w:cs="Arial"/>
          <w:sz w:val="20"/>
          <w:szCs w:val="20"/>
        </w:rPr>
        <w:t>1.4.1</w:t>
      </w:r>
      <w:r w:rsidRPr="00A93B5C">
        <w:rPr>
          <w:rFonts w:ascii="Arial" w:hAnsi="Arial" w:cs="Arial"/>
          <w:sz w:val="20"/>
          <w:szCs w:val="20"/>
        </w:rPr>
        <w:tab/>
        <w:t xml:space="preserve">Virtual Assistant </w:t>
      </w:r>
      <w:r w:rsidR="003B10EA">
        <w:rPr>
          <w:rFonts w:ascii="Arial" w:hAnsi="Arial" w:cs="Arial"/>
          <w:sz w:val="20"/>
          <w:szCs w:val="20"/>
        </w:rPr>
        <w:t>Manual</w:t>
      </w:r>
      <w:r w:rsidRPr="00A93B5C">
        <w:rPr>
          <w:rFonts w:ascii="Arial" w:hAnsi="Arial" w:cs="Arial"/>
          <w:sz w:val="20"/>
          <w:szCs w:val="20"/>
        </w:rPr>
        <w:t xml:space="preserve"> </w:t>
      </w:r>
      <w:r w:rsidR="00CB38CF">
        <w:rPr>
          <w:rFonts w:ascii="Arial" w:hAnsi="Arial" w:cs="Arial"/>
          <w:sz w:val="20"/>
          <w:szCs w:val="20"/>
        </w:rPr>
        <w:t>acknowledgment</w:t>
      </w:r>
      <w:r w:rsidRPr="00A93B5C">
        <w:rPr>
          <w:rFonts w:ascii="Arial" w:hAnsi="Arial" w:cs="Arial"/>
          <w:sz w:val="20"/>
          <w:szCs w:val="20"/>
        </w:rPr>
        <w:t xml:space="preserve"> form</w:t>
      </w:r>
    </w:p>
    <w:p w14:paraId="3845B9C0" w14:textId="2E7FDD30" w:rsidR="00A93B5C" w:rsidRPr="00A93B5C" w:rsidRDefault="00A93B5C" w:rsidP="00A93B5C">
      <w:pPr>
        <w:pStyle w:val="ListParagraph"/>
        <w:ind w:left="1440"/>
        <w:rPr>
          <w:rFonts w:ascii="Arial" w:hAnsi="Arial" w:cs="Arial"/>
          <w:sz w:val="20"/>
          <w:szCs w:val="20"/>
        </w:rPr>
      </w:pPr>
      <w:r w:rsidRPr="00A93B5C">
        <w:rPr>
          <w:rFonts w:ascii="Arial" w:hAnsi="Arial" w:cs="Arial"/>
          <w:sz w:val="20"/>
          <w:szCs w:val="20"/>
        </w:rPr>
        <w:t xml:space="preserve">The Virtual Assistant </w:t>
      </w:r>
      <w:r w:rsidR="00661E1E">
        <w:rPr>
          <w:rFonts w:ascii="Arial" w:hAnsi="Arial" w:cs="Arial"/>
          <w:sz w:val="20"/>
          <w:szCs w:val="20"/>
        </w:rPr>
        <w:t>Manual</w:t>
      </w:r>
      <w:r w:rsidRPr="00A93B5C">
        <w:rPr>
          <w:rFonts w:ascii="Arial" w:hAnsi="Arial" w:cs="Arial"/>
          <w:sz w:val="20"/>
          <w:szCs w:val="20"/>
        </w:rPr>
        <w:t xml:space="preserve"> contains information, rules, regulations, wages, and other important company guidelines. This is to verify that you understand </w:t>
      </w:r>
      <w:proofErr w:type="spellStart"/>
      <w:r w:rsidRPr="00A93B5C">
        <w:rPr>
          <w:rFonts w:ascii="Arial" w:hAnsi="Arial" w:cs="Arial"/>
          <w:sz w:val="20"/>
          <w:szCs w:val="20"/>
        </w:rPr>
        <w:t>Consultare</w:t>
      </w:r>
      <w:proofErr w:type="spellEnd"/>
      <w:r w:rsidRPr="00A93B5C">
        <w:rPr>
          <w:rFonts w:ascii="Arial" w:hAnsi="Arial" w:cs="Arial"/>
          <w:sz w:val="20"/>
          <w:szCs w:val="20"/>
        </w:rPr>
        <w:t xml:space="preserve"> policies.</w:t>
      </w:r>
    </w:p>
    <w:p w14:paraId="65F3BCC3" w14:textId="77777777" w:rsidR="00A93B5C" w:rsidRPr="00A93B5C" w:rsidRDefault="00A93B5C" w:rsidP="00A93B5C">
      <w:pPr>
        <w:pStyle w:val="ListParagraph"/>
        <w:ind w:left="709"/>
        <w:rPr>
          <w:rFonts w:ascii="Arial" w:hAnsi="Arial" w:cs="Arial"/>
          <w:sz w:val="20"/>
          <w:szCs w:val="20"/>
        </w:rPr>
      </w:pPr>
      <w:r w:rsidRPr="00A93B5C">
        <w:rPr>
          <w:rFonts w:ascii="Arial" w:hAnsi="Arial" w:cs="Arial"/>
          <w:sz w:val="20"/>
          <w:szCs w:val="20"/>
        </w:rPr>
        <w:t>1.4.2</w:t>
      </w:r>
      <w:r w:rsidRPr="00A93B5C">
        <w:rPr>
          <w:rFonts w:ascii="Arial" w:hAnsi="Arial" w:cs="Arial"/>
          <w:sz w:val="20"/>
          <w:szCs w:val="20"/>
        </w:rPr>
        <w:tab/>
        <w:t>Leave Forms</w:t>
      </w:r>
    </w:p>
    <w:p w14:paraId="3BC5543D" w14:textId="25939886" w:rsidR="00A93B5C" w:rsidRDefault="00A93B5C" w:rsidP="00A93B5C">
      <w:pPr>
        <w:pStyle w:val="ListParagraph"/>
        <w:ind w:left="1440"/>
        <w:rPr>
          <w:rFonts w:ascii="Arial" w:hAnsi="Arial" w:cs="Arial"/>
          <w:sz w:val="20"/>
          <w:szCs w:val="20"/>
        </w:rPr>
      </w:pPr>
      <w:r w:rsidRPr="00A93B5C">
        <w:rPr>
          <w:rFonts w:ascii="Arial" w:hAnsi="Arial" w:cs="Arial"/>
          <w:sz w:val="20"/>
          <w:szCs w:val="20"/>
        </w:rPr>
        <w:t xml:space="preserve">These forms should be filled out by the Virtual Assistants in case they cannot report on their </w:t>
      </w:r>
      <w:r w:rsidR="00CB38CF">
        <w:rPr>
          <w:rFonts w:ascii="Arial" w:hAnsi="Arial" w:cs="Arial"/>
          <w:sz w:val="20"/>
          <w:szCs w:val="20"/>
        </w:rPr>
        <w:t>performance</w:t>
      </w:r>
      <w:r w:rsidRPr="00A93B5C">
        <w:rPr>
          <w:rFonts w:ascii="Arial" w:hAnsi="Arial" w:cs="Arial"/>
          <w:sz w:val="20"/>
          <w:szCs w:val="20"/>
        </w:rPr>
        <w:t>. It includes Sick leave, Emergency leave, Vacation leave, Maternity and Paternity leave, PTO, and Holiday leave. This form is available through Google form.</w:t>
      </w:r>
    </w:p>
    <w:p w14:paraId="0C101CC6" w14:textId="50BC4EF3" w:rsidR="003B10EA" w:rsidRDefault="003B10EA" w:rsidP="003B10EA">
      <w:pPr>
        <w:pStyle w:val="NoSpacing"/>
        <w:rPr>
          <w:rFonts w:ascii="Arial" w:hAnsi="Arial" w:cs="Arial"/>
          <w:sz w:val="20"/>
          <w:szCs w:val="20"/>
        </w:rPr>
      </w:pPr>
      <w:r w:rsidRPr="003B10EA">
        <w:rPr>
          <w:rFonts w:ascii="Arial" w:hAnsi="Arial" w:cs="Arial"/>
          <w:sz w:val="20"/>
          <w:szCs w:val="20"/>
        </w:rPr>
        <w:tab/>
        <w:t xml:space="preserve">1.4.3 </w:t>
      </w:r>
      <w:r w:rsidRPr="003B10EA">
        <w:rPr>
          <w:rFonts w:ascii="Arial" w:hAnsi="Arial" w:cs="Arial"/>
          <w:sz w:val="20"/>
          <w:szCs w:val="20"/>
        </w:rPr>
        <w:tab/>
        <w:t>Other Forms</w:t>
      </w:r>
    </w:p>
    <w:p w14:paraId="0E9C7428" w14:textId="35CAE0BF" w:rsidR="00D00F58" w:rsidRPr="00F8422D" w:rsidRDefault="003B10EA" w:rsidP="00F8422D">
      <w:pPr>
        <w:pStyle w:val="NoSpacing"/>
        <w:rPr>
          <w:rFonts w:ascii="Arial" w:hAnsi="Arial" w:cs="Arial"/>
          <w:sz w:val="20"/>
          <w:szCs w:val="20"/>
        </w:rPr>
      </w:pPr>
      <w:r>
        <w:rPr>
          <w:rFonts w:ascii="Arial" w:hAnsi="Arial" w:cs="Arial"/>
          <w:sz w:val="20"/>
          <w:szCs w:val="20"/>
        </w:rPr>
        <w:tab/>
      </w:r>
      <w:r>
        <w:rPr>
          <w:rFonts w:ascii="Arial" w:hAnsi="Arial" w:cs="Arial"/>
          <w:sz w:val="20"/>
          <w:szCs w:val="20"/>
        </w:rPr>
        <w:tab/>
        <w:t>Forms that are required depending on the procedure as stated in this Manual</w:t>
      </w:r>
    </w:p>
    <w:p w14:paraId="2EA853B2" w14:textId="6E56AFA0" w:rsidR="00BD258C" w:rsidRDefault="00A63B0E" w:rsidP="00A93B5C">
      <w:pPr>
        <w:pStyle w:val="ListParagraph"/>
        <w:ind w:left="1440"/>
        <w:rPr>
          <w:rFonts w:ascii="Arial" w:hAnsi="Arial" w:cs="Arial"/>
          <w:sz w:val="20"/>
          <w:szCs w:val="20"/>
        </w:rPr>
      </w:pPr>
      <w:r>
        <w:rPr>
          <w:rFonts w:ascii="Arial" w:hAnsi="Arial" w:cs="Arial"/>
          <w:noProof/>
          <w:sz w:val="20"/>
          <w:szCs w:val="20"/>
        </w:rPr>
        <w:lastRenderedPageBreak/>
        <mc:AlternateContent>
          <mc:Choice Requires="wps">
            <w:drawing>
              <wp:anchor distT="0" distB="0" distL="114300" distR="114300" simplePos="0" relativeHeight="251659264" behindDoc="0" locked="0" layoutInCell="1" allowOverlap="1" wp14:anchorId="4D3EFE76" wp14:editId="7576D1C8">
                <wp:simplePos x="0" y="0"/>
                <wp:positionH relativeFrom="margin">
                  <wp:posOffset>144780</wp:posOffset>
                </wp:positionH>
                <wp:positionV relativeFrom="paragraph">
                  <wp:posOffset>161290</wp:posOffset>
                </wp:positionV>
                <wp:extent cx="5905500" cy="304800"/>
                <wp:effectExtent l="0" t="0" r="19050" b="19050"/>
                <wp:wrapNone/>
                <wp:docPr id="1" name="Text Box 1"/>
                <wp:cNvGraphicFramePr/>
                <a:graphic xmlns:a="http://schemas.openxmlformats.org/drawingml/2006/main">
                  <a:graphicData uri="http://schemas.microsoft.com/office/word/2010/wordprocessingShape">
                    <wps:wsp>
                      <wps:cNvSpPr txBox="1"/>
                      <wps:spPr>
                        <a:xfrm>
                          <a:off x="0" y="0"/>
                          <a:ext cx="5905500" cy="304800"/>
                        </a:xfrm>
                        <a:prstGeom prst="rect">
                          <a:avLst/>
                        </a:prstGeom>
                        <a:solidFill>
                          <a:srgbClr val="00B0F0"/>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CEB4DD8" w14:textId="1C63568B" w:rsidR="00AF4143" w:rsidRPr="00A63B0E" w:rsidRDefault="00AF4143" w:rsidP="00AF4143">
                            <w:pPr>
                              <w:pStyle w:val="Heading1"/>
                              <w:spacing w:before="100" w:beforeAutospacing="1" w:line="240" w:lineRule="auto"/>
                              <w:jc w:val="center"/>
                              <w:rPr>
                                <w:rFonts w:ascii="Arial" w:hAnsi="Arial" w:cs="Arial"/>
                                <w:b/>
                                <w:bCs/>
                                <w:color w:val="000000" w:themeColor="text1"/>
                                <w:sz w:val="24"/>
                                <w:szCs w:val="24"/>
                              </w:rPr>
                            </w:pPr>
                            <w:bookmarkStart w:id="10" w:name="_Toc116382433"/>
                            <w:bookmarkStart w:id="11" w:name="_Toc125953415"/>
                            <w:bookmarkStart w:id="12" w:name="_Toc125953526"/>
                            <w:bookmarkStart w:id="13" w:name="_Toc125954541"/>
                            <w:r w:rsidRPr="00A63B0E">
                              <w:rPr>
                                <w:rFonts w:ascii="Arial" w:hAnsi="Arial" w:cs="Arial"/>
                                <w:b/>
                                <w:bCs/>
                                <w:color w:val="000000" w:themeColor="text1"/>
                                <w:sz w:val="24"/>
                                <w:szCs w:val="24"/>
                              </w:rPr>
                              <w:t>PART 2: EMPLOYMENT TERMS</w:t>
                            </w:r>
                            <w:bookmarkEnd w:id="10"/>
                            <w:bookmarkEnd w:id="11"/>
                            <w:bookmarkEnd w:id="12"/>
                            <w:bookmarkEnd w:id="13"/>
                          </w:p>
                          <w:p w14:paraId="1A745029" w14:textId="425D7C95" w:rsidR="00AF4143" w:rsidRPr="00A63B0E" w:rsidRDefault="00AF4143" w:rsidP="00AF4143">
                            <w:pPr>
                              <w:pStyle w:val="Heading1"/>
                              <w:rPr>
                                <w:color w:val="000000" w:themeColor="text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3EFE76" id="Text Box 1" o:spid="_x0000_s1027" type="#_x0000_t202" style="position:absolute;left:0;text-align:left;margin-left:11.4pt;margin-top:12.7pt;width:465pt;height:24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" fillcolor="#00b0f0" strokeweight=".5pt">
                <v:textbox>
                  <w:txbxContent>
                    <w:p w14:paraId="1CEB4DD8" w14:textId="1C63568B" w:rsidR="00AF4143" w:rsidRPr="00A63B0E" w:rsidRDefault="00AF4143" w:rsidP="00AF4143">
                      <w:pPr>
                        <w:pStyle w:val="Heading1"/>
                        <w:spacing w:before="100" w:beforeAutospacing="1" w:line="240" w:lineRule="auto"/>
                        <w:jc w:val="center"/>
                        <w:rPr>
                          <w:rFonts w:ascii="Arial" w:hAnsi="Arial" w:cs="Arial"/>
                          <w:b/>
                          <w:bCs/>
                          <w:color w:val="000000" w:themeColor="text1"/>
                          <w:sz w:val="24"/>
                          <w:szCs w:val="24"/>
                        </w:rPr>
                      </w:pPr>
                      <w:bookmarkStart w:id="14" w:name="_Toc116382433"/>
                      <w:bookmarkStart w:id="15" w:name="_Toc125953415"/>
                      <w:bookmarkStart w:id="16" w:name="_Toc125953526"/>
                      <w:bookmarkStart w:id="17" w:name="_Toc125954541"/>
                      <w:r w:rsidRPr="00A63B0E">
                        <w:rPr>
                          <w:rFonts w:ascii="Arial" w:hAnsi="Arial" w:cs="Arial"/>
                          <w:b/>
                          <w:bCs/>
                          <w:color w:val="000000" w:themeColor="text1"/>
                          <w:sz w:val="24"/>
                          <w:szCs w:val="24"/>
                        </w:rPr>
                        <w:t>PART 2: EMPLOYMENT TERMS</w:t>
                      </w:r>
                      <w:bookmarkEnd w:id="14"/>
                      <w:bookmarkEnd w:id="15"/>
                      <w:bookmarkEnd w:id="16"/>
                      <w:bookmarkEnd w:id="17"/>
                    </w:p>
                    <w:p w14:paraId="1A745029" w14:textId="425D7C95" w:rsidR="00AF4143" w:rsidRPr="00A63B0E" w:rsidRDefault="00AF4143" w:rsidP="00AF4143">
                      <w:pPr>
                        <w:pStyle w:val="Heading1"/>
                        <w:rPr>
                          <w:color w:val="000000" w:themeColor="text1"/>
                        </w:rPr>
                      </w:pPr>
                    </w:p>
                  </w:txbxContent>
                </v:textbox>
                <w10:wrap anchorx="margin"/>
              </v:shape>
            </w:pict>
          </mc:Fallback>
        </mc:AlternateContent>
      </w:r>
    </w:p>
    <w:p w14:paraId="276BE698" w14:textId="0A647F67" w:rsidR="00BD258C" w:rsidRDefault="00BD258C" w:rsidP="00A93B5C">
      <w:pPr>
        <w:pStyle w:val="ListParagraph"/>
        <w:ind w:left="1440"/>
        <w:rPr>
          <w:rFonts w:ascii="Arial" w:hAnsi="Arial" w:cs="Arial"/>
          <w:sz w:val="20"/>
          <w:szCs w:val="20"/>
        </w:rPr>
      </w:pPr>
    </w:p>
    <w:p w14:paraId="170D7ADF" w14:textId="120FB476" w:rsidR="00CB38CF" w:rsidRDefault="00CB38CF" w:rsidP="00A93B5C">
      <w:pPr>
        <w:pStyle w:val="ListParagraph"/>
        <w:ind w:left="1440"/>
        <w:rPr>
          <w:rFonts w:ascii="Arial" w:hAnsi="Arial" w:cs="Arial"/>
          <w:sz w:val="20"/>
          <w:szCs w:val="20"/>
        </w:rPr>
      </w:pPr>
    </w:p>
    <w:p w14:paraId="557D2A03" w14:textId="77E0685B" w:rsidR="006A241B" w:rsidRPr="006A241B" w:rsidRDefault="006A241B" w:rsidP="006A241B">
      <w:pPr>
        <w:pStyle w:val="Heading2"/>
        <w:spacing w:before="240"/>
        <w:rPr>
          <w:rFonts w:ascii="Arial" w:hAnsi="Arial" w:cs="Arial"/>
          <w:color w:val="auto"/>
          <w:sz w:val="20"/>
          <w:szCs w:val="20"/>
          <w:lang w:val="en-PH"/>
        </w:rPr>
      </w:pPr>
      <w:bookmarkStart w:id="18" w:name="_Toc116382434"/>
      <w:r w:rsidRPr="006A241B">
        <w:rPr>
          <w:rFonts w:ascii="Arial" w:hAnsi="Arial" w:cs="Arial"/>
          <w:color w:val="auto"/>
          <w:sz w:val="20"/>
          <w:szCs w:val="20"/>
        </w:rPr>
        <w:t>2.1</w:t>
      </w:r>
      <w:r w:rsidRPr="006A241B">
        <w:t xml:space="preserve"> </w:t>
      </w:r>
      <w:r w:rsidRPr="006A241B">
        <w:rPr>
          <w:rFonts w:ascii="Arial" w:hAnsi="Arial" w:cs="Arial"/>
          <w:color w:val="auto"/>
          <w:sz w:val="20"/>
          <w:szCs w:val="20"/>
        </w:rPr>
        <w:t>Employment Applications</w:t>
      </w:r>
      <w:bookmarkEnd w:id="18"/>
    </w:p>
    <w:p w14:paraId="1BB9586E" w14:textId="64545A71" w:rsidR="006A241B" w:rsidRDefault="006A241B" w:rsidP="006A241B">
      <w:pPr>
        <w:spacing w:before="240"/>
        <w:jc w:val="both"/>
        <w:rPr>
          <w:rFonts w:ascii="Arial" w:hAnsi="Arial" w:cs="Arial"/>
          <w:sz w:val="20"/>
          <w:szCs w:val="20"/>
        </w:rPr>
      </w:pPr>
      <w:r>
        <w:rPr>
          <w:lang w:val="en-PH"/>
        </w:rPr>
        <w:tab/>
        <w:t>T</w:t>
      </w:r>
      <w:r w:rsidRPr="006A241B">
        <w:rPr>
          <w:rFonts w:ascii="Arial" w:hAnsi="Arial" w:cs="Arial"/>
          <w:sz w:val="20"/>
          <w:szCs w:val="20"/>
        </w:rPr>
        <w:t>he company depends on the accurateness of information through employment application and the data provided by the candidates during the hiring process thus, any falsifications or misrepresentations may result in prohibiting the candidate from entering the company. If the candidate has been employed, termination of employment may be considered.</w:t>
      </w:r>
    </w:p>
    <w:p w14:paraId="131E9C03" w14:textId="45DC502C" w:rsidR="006A241B" w:rsidRDefault="006A241B" w:rsidP="006A241B">
      <w:pPr>
        <w:pStyle w:val="Heading2"/>
        <w:rPr>
          <w:rFonts w:ascii="Arial" w:hAnsi="Arial" w:cs="Arial"/>
          <w:color w:val="000000" w:themeColor="text1"/>
          <w:sz w:val="20"/>
          <w:szCs w:val="20"/>
        </w:rPr>
      </w:pPr>
      <w:bookmarkStart w:id="19" w:name="_Toc116382435"/>
      <w:r w:rsidRPr="006A241B">
        <w:rPr>
          <w:rFonts w:ascii="Arial" w:hAnsi="Arial" w:cs="Arial"/>
          <w:color w:val="000000" w:themeColor="text1"/>
          <w:sz w:val="20"/>
          <w:szCs w:val="20"/>
        </w:rPr>
        <w:t>2.2 Types of Virtual Assistants</w:t>
      </w:r>
      <w:bookmarkEnd w:id="19"/>
    </w:p>
    <w:p w14:paraId="4C445549" w14:textId="77777777" w:rsidR="006A241B" w:rsidRPr="00D00F58" w:rsidRDefault="006A241B" w:rsidP="006A241B">
      <w:pPr>
        <w:pStyle w:val="NoSpacing"/>
        <w:rPr>
          <w:rFonts w:ascii="Arial" w:hAnsi="Arial" w:cs="Arial"/>
          <w:sz w:val="20"/>
          <w:szCs w:val="20"/>
        </w:rPr>
      </w:pPr>
    </w:p>
    <w:p w14:paraId="620F02D6" w14:textId="77777777" w:rsidR="006A241B" w:rsidRPr="00D00F58" w:rsidRDefault="006A241B" w:rsidP="00D00F58">
      <w:pPr>
        <w:ind w:firstLine="709"/>
        <w:rPr>
          <w:rFonts w:ascii="Arial" w:hAnsi="Arial" w:cs="Arial"/>
          <w:sz w:val="20"/>
          <w:szCs w:val="20"/>
          <w:lang w:val="en-PH"/>
        </w:rPr>
      </w:pPr>
      <w:r w:rsidRPr="00D00F58">
        <w:rPr>
          <w:rFonts w:ascii="Arial" w:hAnsi="Arial" w:cs="Arial"/>
          <w:sz w:val="20"/>
          <w:szCs w:val="20"/>
          <w:lang w:val="en-PH"/>
        </w:rPr>
        <w:t>INTRODUCTORY PERIOD:  Full-time and part-time regular Virtual Assistants of the Company are on an introductory period during their first 90 days of employment.</w:t>
      </w:r>
    </w:p>
    <w:p w14:paraId="3A619FB5" w14:textId="77777777" w:rsidR="006A241B" w:rsidRPr="00D00F58" w:rsidRDefault="006A241B" w:rsidP="006A241B">
      <w:pPr>
        <w:pStyle w:val="NoSpacing"/>
        <w:ind w:left="1276" w:hanging="567"/>
        <w:rPr>
          <w:rFonts w:ascii="Arial" w:hAnsi="Arial" w:cs="Arial"/>
          <w:sz w:val="20"/>
          <w:szCs w:val="20"/>
        </w:rPr>
      </w:pPr>
      <w:r w:rsidRPr="00D00F58">
        <w:rPr>
          <w:rFonts w:ascii="Arial" w:hAnsi="Arial" w:cs="Arial"/>
          <w:sz w:val="20"/>
          <w:szCs w:val="20"/>
        </w:rPr>
        <w:t>2.2.1</w:t>
      </w:r>
      <w:r w:rsidRPr="00D00F58">
        <w:rPr>
          <w:rFonts w:ascii="Arial" w:hAnsi="Arial" w:cs="Arial"/>
          <w:sz w:val="20"/>
          <w:szCs w:val="20"/>
        </w:rPr>
        <w:tab/>
        <w:t>Full- time Virtual Assistants perform at least 8 hours per day or 40 hours per week, Monday to Friday.</w:t>
      </w:r>
    </w:p>
    <w:p w14:paraId="72F555E3" w14:textId="77777777" w:rsidR="006A241B" w:rsidRPr="00D00F58" w:rsidRDefault="006A241B" w:rsidP="006A241B">
      <w:pPr>
        <w:pStyle w:val="NoSpacing"/>
        <w:ind w:left="1276" w:hanging="567"/>
        <w:rPr>
          <w:rFonts w:ascii="Arial" w:hAnsi="Arial" w:cs="Arial"/>
          <w:sz w:val="20"/>
          <w:szCs w:val="20"/>
        </w:rPr>
      </w:pPr>
      <w:r w:rsidRPr="00D00F58">
        <w:rPr>
          <w:rFonts w:ascii="Arial" w:hAnsi="Arial" w:cs="Arial"/>
          <w:sz w:val="20"/>
          <w:szCs w:val="20"/>
        </w:rPr>
        <w:t>2.2.3</w:t>
      </w:r>
      <w:r w:rsidRPr="00D00F58">
        <w:rPr>
          <w:rFonts w:ascii="Arial" w:hAnsi="Arial" w:cs="Arial"/>
          <w:sz w:val="20"/>
          <w:szCs w:val="20"/>
        </w:rPr>
        <w:tab/>
        <w:t>OJT Virtual Assistant (Crossover) perform at least 4-8 hours a day or 20- 30 hours per week, Monday to Friday.</w:t>
      </w:r>
    </w:p>
    <w:p w14:paraId="10EF3BC3" w14:textId="0300194D" w:rsidR="006A241B" w:rsidRPr="00D00F58" w:rsidRDefault="006A241B" w:rsidP="006A241B">
      <w:pPr>
        <w:pStyle w:val="NoSpacing"/>
        <w:ind w:left="1276" w:hanging="567"/>
        <w:rPr>
          <w:rFonts w:ascii="Arial" w:hAnsi="Arial" w:cs="Arial"/>
          <w:sz w:val="20"/>
          <w:szCs w:val="20"/>
        </w:rPr>
      </w:pPr>
      <w:r w:rsidRPr="00D00F58">
        <w:rPr>
          <w:rFonts w:ascii="Arial" w:hAnsi="Arial" w:cs="Arial"/>
          <w:sz w:val="20"/>
          <w:szCs w:val="20"/>
        </w:rPr>
        <w:t>2.2.4</w:t>
      </w:r>
      <w:r w:rsidRPr="00D00F58">
        <w:rPr>
          <w:rFonts w:ascii="Arial" w:hAnsi="Arial" w:cs="Arial"/>
          <w:sz w:val="20"/>
          <w:szCs w:val="20"/>
        </w:rPr>
        <w:tab/>
        <w:t>Freelancer perform</w:t>
      </w:r>
      <w:r w:rsidR="003B10EA">
        <w:rPr>
          <w:rFonts w:ascii="Arial" w:hAnsi="Arial" w:cs="Arial"/>
          <w:sz w:val="20"/>
          <w:szCs w:val="20"/>
        </w:rPr>
        <w:t>s</w:t>
      </w:r>
      <w:r w:rsidRPr="00D00F58">
        <w:rPr>
          <w:rFonts w:ascii="Arial" w:hAnsi="Arial" w:cs="Arial"/>
          <w:sz w:val="20"/>
          <w:szCs w:val="20"/>
        </w:rPr>
        <w:t xml:space="preserve"> </w:t>
      </w:r>
      <w:r w:rsidR="003B10EA">
        <w:rPr>
          <w:rFonts w:ascii="Arial" w:hAnsi="Arial" w:cs="Arial"/>
          <w:sz w:val="20"/>
          <w:szCs w:val="20"/>
        </w:rPr>
        <w:t xml:space="preserve">task on an hourly basis and/or </w:t>
      </w:r>
      <w:r w:rsidRPr="00D00F58">
        <w:rPr>
          <w:rFonts w:ascii="Arial" w:hAnsi="Arial" w:cs="Arial"/>
          <w:sz w:val="20"/>
          <w:szCs w:val="20"/>
        </w:rPr>
        <w:t>on writing and creating images for Program Form Lesson Bundle can be a Document/Project/Task in a given period of time.</w:t>
      </w:r>
      <w:r w:rsidR="003B10EA">
        <w:rPr>
          <w:rFonts w:ascii="Arial" w:hAnsi="Arial" w:cs="Arial"/>
          <w:sz w:val="20"/>
          <w:szCs w:val="20"/>
        </w:rPr>
        <w:t xml:space="preserve"> </w:t>
      </w:r>
    </w:p>
    <w:p w14:paraId="048247F7" w14:textId="5C99CE3D" w:rsidR="00D00F58" w:rsidRDefault="002C1AAE" w:rsidP="002C1AAE">
      <w:pPr>
        <w:pStyle w:val="NoSpacing"/>
        <w:ind w:left="1985" w:hanging="567"/>
      </w:pPr>
      <w:r>
        <w:tab/>
      </w:r>
    </w:p>
    <w:p w14:paraId="32467EE3" w14:textId="74C835D4" w:rsidR="00D00F58" w:rsidRDefault="00D00F58" w:rsidP="00D00F58">
      <w:pPr>
        <w:pStyle w:val="Heading2"/>
        <w:rPr>
          <w:rFonts w:ascii="Arial" w:hAnsi="Arial" w:cs="Arial"/>
          <w:color w:val="auto"/>
          <w:sz w:val="20"/>
          <w:szCs w:val="20"/>
        </w:rPr>
      </w:pPr>
      <w:bookmarkStart w:id="20" w:name="_Toc116382436"/>
      <w:r w:rsidRPr="00D00F58">
        <w:rPr>
          <w:rFonts w:ascii="Arial" w:hAnsi="Arial" w:cs="Arial"/>
          <w:color w:val="auto"/>
          <w:sz w:val="20"/>
          <w:szCs w:val="20"/>
        </w:rPr>
        <w:t>2.3 Recruitment</w:t>
      </w:r>
      <w:bookmarkEnd w:id="20"/>
    </w:p>
    <w:p w14:paraId="09E4484B" w14:textId="77777777" w:rsidR="00D00F58" w:rsidRPr="00D00F58" w:rsidRDefault="00D00F58" w:rsidP="00D00F58">
      <w:pPr>
        <w:pStyle w:val="NoSpacing"/>
      </w:pPr>
    </w:p>
    <w:p w14:paraId="1EF7AAE3" w14:textId="77777777" w:rsidR="00D00F58" w:rsidRPr="00D00F58" w:rsidRDefault="00D00F58" w:rsidP="00D00F58">
      <w:pPr>
        <w:pStyle w:val="NoSpacing"/>
        <w:ind w:firstLine="720"/>
        <w:rPr>
          <w:rFonts w:ascii="Arial" w:hAnsi="Arial" w:cs="Arial"/>
          <w:sz w:val="20"/>
          <w:szCs w:val="20"/>
        </w:rPr>
      </w:pPr>
      <w:r w:rsidRPr="00D00F58">
        <w:rPr>
          <w:rFonts w:ascii="Arial" w:hAnsi="Arial" w:cs="Arial"/>
          <w:sz w:val="20"/>
          <w:szCs w:val="20"/>
        </w:rPr>
        <w:t xml:space="preserve">The recruitment team gathers applicants thru any hiring media. Resumes and CV’s will be evaluated based on experience and skills. </w:t>
      </w:r>
    </w:p>
    <w:p w14:paraId="1E637E37" w14:textId="77777777" w:rsidR="00D00F58" w:rsidRPr="00D00F58" w:rsidRDefault="00D00F58" w:rsidP="00D00F58">
      <w:pPr>
        <w:pStyle w:val="NoSpacing"/>
        <w:rPr>
          <w:rFonts w:ascii="Arial" w:hAnsi="Arial" w:cs="Arial"/>
          <w:sz w:val="20"/>
          <w:szCs w:val="20"/>
        </w:rPr>
      </w:pPr>
    </w:p>
    <w:p w14:paraId="69EDBCD9" w14:textId="77777777" w:rsidR="00D00F58" w:rsidRPr="00D00F58" w:rsidRDefault="00D00F58" w:rsidP="00D00F58">
      <w:pPr>
        <w:pStyle w:val="NoSpacing"/>
        <w:ind w:left="1276" w:hanging="567"/>
        <w:rPr>
          <w:rFonts w:ascii="Arial" w:hAnsi="Arial" w:cs="Arial"/>
          <w:sz w:val="20"/>
          <w:szCs w:val="20"/>
        </w:rPr>
      </w:pPr>
      <w:r w:rsidRPr="00D00F58">
        <w:rPr>
          <w:rFonts w:ascii="Arial" w:hAnsi="Arial" w:cs="Arial"/>
          <w:sz w:val="20"/>
          <w:szCs w:val="20"/>
        </w:rPr>
        <w:t>2.3.1</w:t>
      </w:r>
      <w:r w:rsidRPr="00D00F58">
        <w:rPr>
          <w:rFonts w:ascii="Arial" w:hAnsi="Arial" w:cs="Arial"/>
          <w:sz w:val="20"/>
          <w:szCs w:val="20"/>
        </w:rPr>
        <w:tab/>
        <w:t>Qualified applicants will receive an email invitation to attend the Company Orientation.</w:t>
      </w:r>
    </w:p>
    <w:p w14:paraId="6072CBDD" w14:textId="77777777" w:rsidR="00D00F58" w:rsidRPr="00D00F58" w:rsidRDefault="00D00F58" w:rsidP="00D00F58">
      <w:pPr>
        <w:pStyle w:val="NoSpacing"/>
        <w:ind w:left="1276" w:hanging="567"/>
        <w:rPr>
          <w:rFonts w:ascii="Arial" w:hAnsi="Arial" w:cs="Arial"/>
          <w:sz w:val="20"/>
          <w:szCs w:val="20"/>
        </w:rPr>
      </w:pPr>
      <w:r w:rsidRPr="00D00F58">
        <w:rPr>
          <w:rFonts w:ascii="Arial" w:hAnsi="Arial" w:cs="Arial"/>
          <w:sz w:val="20"/>
          <w:szCs w:val="20"/>
        </w:rPr>
        <w:t>2.3.2</w:t>
      </w:r>
      <w:r w:rsidRPr="00D00F58">
        <w:rPr>
          <w:rFonts w:ascii="Arial" w:hAnsi="Arial" w:cs="Arial"/>
          <w:sz w:val="20"/>
          <w:szCs w:val="20"/>
        </w:rPr>
        <w:tab/>
        <w:t>Attendance and participation in a Company Orientation is required.</w:t>
      </w:r>
    </w:p>
    <w:p w14:paraId="2F03C0DE" w14:textId="77777777" w:rsidR="00D00F58" w:rsidRPr="00D00F58" w:rsidRDefault="00D00F58" w:rsidP="00D00F58">
      <w:pPr>
        <w:pStyle w:val="NoSpacing"/>
        <w:ind w:left="1276" w:hanging="567"/>
        <w:rPr>
          <w:rFonts w:ascii="Arial" w:hAnsi="Arial" w:cs="Arial"/>
          <w:sz w:val="20"/>
          <w:szCs w:val="20"/>
        </w:rPr>
      </w:pPr>
      <w:r w:rsidRPr="00D00F58">
        <w:rPr>
          <w:rFonts w:ascii="Arial" w:hAnsi="Arial" w:cs="Arial"/>
          <w:sz w:val="20"/>
          <w:szCs w:val="20"/>
        </w:rPr>
        <w:t>2.3.3</w:t>
      </w:r>
      <w:r w:rsidRPr="00D00F58">
        <w:rPr>
          <w:rFonts w:ascii="Arial" w:hAnsi="Arial" w:cs="Arial"/>
          <w:sz w:val="20"/>
          <w:szCs w:val="20"/>
        </w:rPr>
        <w:tab/>
        <w:t>Upon submission of the email format after the Orientation a final interview will be scheduled.</w:t>
      </w:r>
    </w:p>
    <w:p w14:paraId="3E0AC77C" w14:textId="77777777" w:rsidR="00D00F58" w:rsidRPr="00D00F58" w:rsidRDefault="00D00F58" w:rsidP="00D00F58">
      <w:pPr>
        <w:pStyle w:val="NoSpacing"/>
        <w:ind w:left="1276" w:hanging="567"/>
        <w:rPr>
          <w:rFonts w:ascii="Arial" w:hAnsi="Arial" w:cs="Arial"/>
          <w:sz w:val="20"/>
          <w:szCs w:val="20"/>
        </w:rPr>
      </w:pPr>
      <w:r w:rsidRPr="00D00F58">
        <w:rPr>
          <w:rFonts w:ascii="Arial" w:hAnsi="Arial" w:cs="Arial"/>
          <w:sz w:val="20"/>
          <w:szCs w:val="20"/>
        </w:rPr>
        <w:t>2.3.4</w:t>
      </w:r>
      <w:r w:rsidRPr="00D00F58">
        <w:rPr>
          <w:rFonts w:ascii="Arial" w:hAnsi="Arial" w:cs="Arial"/>
          <w:sz w:val="20"/>
          <w:szCs w:val="20"/>
        </w:rPr>
        <w:tab/>
        <w:t>The qualified applicant passed all interviews an email notification will be sent together with the following requirements:</w:t>
      </w:r>
    </w:p>
    <w:p w14:paraId="3E93BAC9" w14:textId="359AE426" w:rsidR="00D00F58" w:rsidRPr="00D00F58" w:rsidRDefault="00D00F58" w:rsidP="00D00F58">
      <w:pPr>
        <w:pStyle w:val="NoSpacing"/>
        <w:ind w:left="1843" w:hanging="567"/>
        <w:rPr>
          <w:rFonts w:ascii="Arial" w:hAnsi="Arial" w:cs="Arial"/>
          <w:sz w:val="20"/>
          <w:szCs w:val="20"/>
        </w:rPr>
      </w:pPr>
      <w:r w:rsidRPr="00D00F58">
        <w:rPr>
          <w:rFonts w:ascii="Arial" w:hAnsi="Arial" w:cs="Arial"/>
          <w:sz w:val="20"/>
          <w:szCs w:val="20"/>
        </w:rPr>
        <w:t>2.3.4.1 Valid ID</w:t>
      </w:r>
    </w:p>
    <w:p w14:paraId="44718996" w14:textId="3D279D9E" w:rsidR="00D00F58" w:rsidRPr="00D00F58" w:rsidRDefault="00D00F58" w:rsidP="00D00F58">
      <w:pPr>
        <w:pStyle w:val="NoSpacing"/>
        <w:ind w:left="1843" w:hanging="567"/>
        <w:rPr>
          <w:rFonts w:ascii="Arial" w:hAnsi="Arial" w:cs="Arial"/>
          <w:sz w:val="20"/>
          <w:szCs w:val="20"/>
        </w:rPr>
      </w:pPr>
      <w:r w:rsidRPr="00D00F58">
        <w:rPr>
          <w:rFonts w:ascii="Arial" w:hAnsi="Arial" w:cs="Arial"/>
          <w:sz w:val="20"/>
          <w:szCs w:val="20"/>
        </w:rPr>
        <w:t>2.3.4.2 A stable internet connection with at least 5mbps.</w:t>
      </w:r>
    </w:p>
    <w:p w14:paraId="52B80DCB" w14:textId="6E84064B" w:rsidR="00D00F58" w:rsidRPr="00D00F58" w:rsidRDefault="00D00F58" w:rsidP="00D00F58">
      <w:pPr>
        <w:pStyle w:val="NoSpacing"/>
        <w:ind w:left="1843" w:hanging="567"/>
        <w:rPr>
          <w:rFonts w:ascii="Arial" w:hAnsi="Arial" w:cs="Arial"/>
          <w:sz w:val="20"/>
          <w:szCs w:val="20"/>
        </w:rPr>
      </w:pPr>
      <w:r w:rsidRPr="00D00F58">
        <w:rPr>
          <w:rFonts w:ascii="Arial" w:hAnsi="Arial" w:cs="Arial"/>
          <w:sz w:val="20"/>
          <w:szCs w:val="20"/>
        </w:rPr>
        <w:t>2.3.4.3 A personal computer or laptop with an i3 processor and at least 4GB RAM.</w:t>
      </w:r>
    </w:p>
    <w:p w14:paraId="79F5F777" w14:textId="5B364F1F" w:rsidR="00D00F58" w:rsidRPr="00D00F58" w:rsidRDefault="00D00F58" w:rsidP="00D00F58">
      <w:pPr>
        <w:pStyle w:val="NoSpacing"/>
        <w:ind w:left="1843" w:hanging="567"/>
        <w:rPr>
          <w:rFonts w:ascii="Arial" w:hAnsi="Arial" w:cs="Arial"/>
          <w:sz w:val="20"/>
          <w:szCs w:val="20"/>
        </w:rPr>
      </w:pPr>
      <w:r w:rsidRPr="00D00F58">
        <w:rPr>
          <w:rFonts w:ascii="Arial" w:hAnsi="Arial" w:cs="Arial"/>
          <w:sz w:val="20"/>
          <w:szCs w:val="20"/>
        </w:rPr>
        <w:t>2.3.4.4 A backup internet connection can be mobile data or prepaid wi-fi.</w:t>
      </w:r>
    </w:p>
    <w:p w14:paraId="1B56F8B4" w14:textId="34BB32B8" w:rsidR="00D00F58" w:rsidRDefault="00D00F58" w:rsidP="00D00F58">
      <w:pPr>
        <w:pStyle w:val="NoSpacing"/>
        <w:ind w:left="1276" w:hanging="567"/>
        <w:rPr>
          <w:rFonts w:ascii="Arial" w:hAnsi="Arial" w:cs="Arial"/>
          <w:sz w:val="20"/>
          <w:szCs w:val="20"/>
        </w:rPr>
      </w:pPr>
      <w:r w:rsidRPr="00D00F58">
        <w:rPr>
          <w:rFonts w:ascii="Arial" w:hAnsi="Arial" w:cs="Arial"/>
          <w:sz w:val="20"/>
          <w:szCs w:val="20"/>
        </w:rPr>
        <w:t>2.3.5</w:t>
      </w:r>
      <w:r w:rsidRPr="00D00F58">
        <w:rPr>
          <w:rFonts w:ascii="Arial" w:hAnsi="Arial" w:cs="Arial"/>
          <w:sz w:val="20"/>
          <w:szCs w:val="20"/>
        </w:rPr>
        <w:tab/>
        <w:t>Onboarding training will be scheduled by the HR department and will be enrolled in the Internal Training School</w:t>
      </w:r>
      <w:r>
        <w:rPr>
          <w:rFonts w:ascii="Arial" w:hAnsi="Arial" w:cs="Arial"/>
          <w:sz w:val="20"/>
          <w:szCs w:val="20"/>
        </w:rPr>
        <w:t>.</w:t>
      </w:r>
    </w:p>
    <w:p w14:paraId="0AEC6A98" w14:textId="06528918" w:rsidR="002C1AAE" w:rsidRDefault="002C1AAE" w:rsidP="002C1AAE">
      <w:pPr>
        <w:pStyle w:val="NoSpacing"/>
        <w:ind w:left="1276" w:hanging="567"/>
        <w:rPr>
          <w:rFonts w:ascii="Arial" w:hAnsi="Arial" w:cs="Arial"/>
          <w:sz w:val="20"/>
          <w:szCs w:val="20"/>
        </w:rPr>
      </w:pPr>
      <w:r>
        <w:rPr>
          <w:rFonts w:ascii="Arial" w:hAnsi="Arial" w:cs="Arial"/>
          <w:sz w:val="20"/>
          <w:szCs w:val="20"/>
        </w:rPr>
        <w:tab/>
        <w:t>2.3.5.1 All trainees will undergo a 30-, 60- and 90-days training period.</w:t>
      </w:r>
    </w:p>
    <w:p w14:paraId="6FC6C26C" w14:textId="77777777" w:rsidR="002C1AAE" w:rsidRDefault="002C1AAE" w:rsidP="002C1AAE">
      <w:pPr>
        <w:pStyle w:val="NoSpacing"/>
        <w:ind w:left="1276" w:hanging="567"/>
        <w:rPr>
          <w:rFonts w:ascii="Arial" w:hAnsi="Arial" w:cs="Arial"/>
          <w:sz w:val="20"/>
          <w:szCs w:val="20"/>
        </w:rPr>
      </w:pPr>
      <w:r>
        <w:rPr>
          <w:rFonts w:ascii="Arial" w:hAnsi="Arial" w:cs="Arial"/>
          <w:sz w:val="20"/>
          <w:szCs w:val="20"/>
        </w:rPr>
        <w:tab/>
        <w:t xml:space="preserve">2.3.5.2 Trainees who performed well during the first evaluation after 15 days of training  </w:t>
      </w:r>
    </w:p>
    <w:p w14:paraId="27620309" w14:textId="074CAFE4" w:rsidR="002C1AAE" w:rsidRDefault="002C1AAE" w:rsidP="002C1AAE">
      <w:pPr>
        <w:pStyle w:val="NoSpacing"/>
        <w:ind w:left="1843"/>
        <w:rPr>
          <w:rFonts w:ascii="Arial" w:hAnsi="Arial" w:cs="Arial"/>
          <w:sz w:val="20"/>
          <w:szCs w:val="20"/>
        </w:rPr>
      </w:pPr>
      <w:r>
        <w:rPr>
          <w:rFonts w:ascii="Arial" w:hAnsi="Arial" w:cs="Arial"/>
          <w:sz w:val="20"/>
          <w:szCs w:val="20"/>
        </w:rPr>
        <w:t xml:space="preserve">  period will be recommended to L1 level and fast track their 90-day training period.</w:t>
      </w:r>
    </w:p>
    <w:p w14:paraId="53C46D6E" w14:textId="57428A4B" w:rsidR="00D00F58" w:rsidRPr="00D00F58" w:rsidRDefault="002C1AAE" w:rsidP="002C1AAE">
      <w:pPr>
        <w:pStyle w:val="NoSpacing"/>
        <w:ind w:left="1276" w:hanging="567"/>
        <w:rPr>
          <w:rFonts w:ascii="Arial" w:hAnsi="Arial" w:cs="Arial"/>
          <w:sz w:val="20"/>
          <w:szCs w:val="20"/>
        </w:rPr>
      </w:pPr>
      <w:r>
        <w:rPr>
          <w:rFonts w:ascii="Arial" w:hAnsi="Arial" w:cs="Arial"/>
          <w:sz w:val="20"/>
          <w:szCs w:val="20"/>
        </w:rPr>
        <w:tab/>
      </w:r>
      <w:r>
        <w:rPr>
          <w:rFonts w:ascii="Arial" w:hAnsi="Arial" w:cs="Arial"/>
          <w:sz w:val="20"/>
          <w:szCs w:val="20"/>
        </w:rPr>
        <w:tab/>
      </w:r>
    </w:p>
    <w:p w14:paraId="3C5A6C6F" w14:textId="26075E89" w:rsidR="00D00F58" w:rsidRDefault="00D00F58" w:rsidP="00D00F58">
      <w:pPr>
        <w:pStyle w:val="Heading2"/>
        <w:rPr>
          <w:rFonts w:ascii="Arial" w:hAnsi="Arial" w:cs="Arial"/>
          <w:color w:val="auto"/>
          <w:sz w:val="20"/>
          <w:szCs w:val="20"/>
        </w:rPr>
      </w:pPr>
      <w:bookmarkStart w:id="21" w:name="_Toc116382437"/>
      <w:r w:rsidRPr="00D00F58">
        <w:rPr>
          <w:rFonts w:ascii="Arial" w:hAnsi="Arial" w:cs="Arial"/>
          <w:color w:val="auto"/>
          <w:sz w:val="20"/>
          <w:szCs w:val="20"/>
        </w:rPr>
        <w:t>2.4 Internal Training School</w:t>
      </w:r>
      <w:bookmarkEnd w:id="21"/>
    </w:p>
    <w:p w14:paraId="6F45FC0F" w14:textId="77777777" w:rsidR="00D00F58" w:rsidRPr="00D00F58" w:rsidRDefault="00D00F58" w:rsidP="00D00F58">
      <w:pPr>
        <w:pStyle w:val="NoSpacing"/>
      </w:pPr>
    </w:p>
    <w:p w14:paraId="1B26DD95" w14:textId="1B6E9AE0" w:rsidR="00D00F58" w:rsidRPr="00D00F58" w:rsidRDefault="00D00F58" w:rsidP="00D00F58">
      <w:pPr>
        <w:pStyle w:val="NoSpacing"/>
        <w:ind w:firstLine="567"/>
        <w:jc w:val="both"/>
        <w:rPr>
          <w:rFonts w:ascii="Arial" w:hAnsi="Arial" w:cs="Arial"/>
          <w:sz w:val="20"/>
          <w:szCs w:val="20"/>
        </w:rPr>
      </w:pPr>
      <w:r w:rsidRPr="00D00F58">
        <w:rPr>
          <w:rFonts w:ascii="Arial" w:hAnsi="Arial" w:cs="Arial"/>
          <w:sz w:val="20"/>
          <w:szCs w:val="20"/>
        </w:rPr>
        <w:t xml:space="preserve">The Internal Training School is the training department that handles new VA. Monitoring Training Progress conducts daily training activities to </w:t>
      </w:r>
      <w:r>
        <w:rPr>
          <w:rFonts w:ascii="Arial" w:hAnsi="Arial" w:cs="Arial"/>
          <w:sz w:val="20"/>
          <w:szCs w:val="20"/>
        </w:rPr>
        <w:t>equip</w:t>
      </w:r>
      <w:r w:rsidRPr="00D00F58">
        <w:rPr>
          <w:rFonts w:ascii="Arial" w:hAnsi="Arial" w:cs="Arial"/>
          <w:sz w:val="20"/>
          <w:szCs w:val="20"/>
        </w:rPr>
        <w:t xml:space="preserve"> the new VA prior to endorsement to the department assigned.</w:t>
      </w:r>
    </w:p>
    <w:p w14:paraId="0CE24181" w14:textId="6C0A1B8C" w:rsidR="00D00F58" w:rsidRDefault="00D00F58" w:rsidP="00D00F58">
      <w:pPr>
        <w:pStyle w:val="NoSpacing"/>
        <w:ind w:left="1276" w:hanging="567"/>
      </w:pPr>
    </w:p>
    <w:p w14:paraId="5ACFCC3C" w14:textId="1E521992" w:rsidR="00D00F58" w:rsidRPr="00BE58F8" w:rsidRDefault="00D00F58" w:rsidP="00BE58F8">
      <w:pPr>
        <w:ind w:left="709"/>
        <w:rPr>
          <w:rFonts w:ascii="Arial" w:hAnsi="Arial" w:cs="Arial"/>
          <w:sz w:val="20"/>
          <w:szCs w:val="20"/>
        </w:rPr>
      </w:pPr>
      <w:r w:rsidRPr="00BE58F8">
        <w:rPr>
          <w:rFonts w:ascii="Arial" w:hAnsi="Arial" w:cs="Arial"/>
          <w:sz w:val="20"/>
          <w:szCs w:val="20"/>
        </w:rPr>
        <w:lastRenderedPageBreak/>
        <w:t>2.4.1</w:t>
      </w:r>
      <w:r w:rsidRPr="00BE58F8">
        <w:rPr>
          <w:rFonts w:ascii="Arial" w:hAnsi="Arial" w:cs="Arial"/>
          <w:sz w:val="20"/>
          <w:szCs w:val="20"/>
        </w:rPr>
        <w:tab/>
        <w:t>Training Plan</w:t>
      </w:r>
    </w:p>
    <w:p w14:paraId="53FDAB47" w14:textId="7176A5FD" w:rsidR="009F636D" w:rsidRPr="00BE58F8" w:rsidRDefault="009F636D" w:rsidP="009F636D">
      <w:pPr>
        <w:pStyle w:val="NoSpacing"/>
        <w:ind w:left="1418"/>
        <w:rPr>
          <w:rFonts w:ascii="Arial" w:hAnsi="Arial" w:cs="Arial"/>
          <w:sz w:val="20"/>
          <w:szCs w:val="20"/>
        </w:rPr>
      </w:pPr>
      <w:r w:rsidRPr="00BE58F8">
        <w:rPr>
          <w:rFonts w:ascii="Arial" w:hAnsi="Arial" w:cs="Arial"/>
          <w:sz w:val="20"/>
          <w:szCs w:val="20"/>
        </w:rPr>
        <w:t>2.4.1.1</w:t>
      </w:r>
      <w:r w:rsidRPr="00BE58F8">
        <w:rPr>
          <w:rFonts w:ascii="Arial" w:hAnsi="Arial" w:cs="Arial"/>
          <w:sz w:val="20"/>
          <w:szCs w:val="20"/>
        </w:rPr>
        <w:tab/>
        <w:t>A 15 days daily training activity. (Refer to Training Plan)</w:t>
      </w:r>
    </w:p>
    <w:p w14:paraId="45A0A819" w14:textId="399A59E0" w:rsidR="009F636D" w:rsidRPr="00BE58F8" w:rsidRDefault="009F636D" w:rsidP="009F636D">
      <w:pPr>
        <w:pStyle w:val="NoSpacing"/>
        <w:ind w:left="1418"/>
        <w:rPr>
          <w:rFonts w:ascii="Arial" w:hAnsi="Arial" w:cs="Arial"/>
          <w:sz w:val="20"/>
          <w:szCs w:val="20"/>
        </w:rPr>
      </w:pPr>
      <w:r w:rsidRPr="00BE58F8">
        <w:rPr>
          <w:rFonts w:ascii="Arial" w:hAnsi="Arial" w:cs="Arial"/>
          <w:sz w:val="20"/>
          <w:szCs w:val="20"/>
        </w:rPr>
        <w:t>2.4.1.2</w:t>
      </w:r>
      <w:r w:rsidRPr="00BE58F8">
        <w:rPr>
          <w:rFonts w:ascii="Arial" w:hAnsi="Arial" w:cs="Arial"/>
          <w:sz w:val="20"/>
          <w:szCs w:val="20"/>
        </w:rPr>
        <w:tab/>
        <w:t xml:space="preserve">The 6 days training period is covered by Internal Training School. </w:t>
      </w:r>
    </w:p>
    <w:p w14:paraId="3F5D90BD" w14:textId="77777777" w:rsidR="009F636D" w:rsidRPr="00BE58F8" w:rsidRDefault="009F636D" w:rsidP="009F636D">
      <w:pPr>
        <w:pStyle w:val="NoSpacing"/>
        <w:ind w:left="2127"/>
        <w:rPr>
          <w:rFonts w:ascii="Arial" w:hAnsi="Arial" w:cs="Arial"/>
          <w:sz w:val="20"/>
          <w:szCs w:val="20"/>
        </w:rPr>
      </w:pPr>
      <w:r w:rsidRPr="00BE58F8">
        <w:rPr>
          <w:rFonts w:ascii="Arial" w:hAnsi="Arial" w:cs="Arial"/>
          <w:sz w:val="20"/>
          <w:szCs w:val="20"/>
        </w:rPr>
        <w:t xml:space="preserve">Topics are Company Onboarding, Email Etiquette, Citation, Document Control, PRP Dashboard, and PCQI Conversion. </w:t>
      </w:r>
    </w:p>
    <w:p w14:paraId="56D0C9C9" w14:textId="73CA180F" w:rsidR="009F636D" w:rsidRPr="00BE58F8" w:rsidRDefault="009F636D" w:rsidP="009F636D">
      <w:pPr>
        <w:pStyle w:val="NoSpacing"/>
        <w:ind w:left="2835" w:hanging="708"/>
        <w:rPr>
          <w:rFonts w:ascii="Arial" w:hAnsi="Arial" w:cs="Arial"/>
          <w:sz w:val="20"/>
          <w:szCs w:val="20"/>
        </w:rPr>
      </w:pPr>
      <w:r w:rsidRPr="00BE58F8">
        <w:rPr>
          <w:rFonts w:ascii="Arial" w:hAnsi="Arial" w:cs="Arial"/>
          <w:sz w:val="20"/>
          <w:szCs w:val="20"/>
        </w:rPr>
        <w:t xml:space="preserve">2.4.1.2.1 An initial assessment will be done by the Trainor’s and mentors if VA is ready to be assigned in an account. </w:t>
      </w:r>
    </w:p>
    <w:p w14:paraId="234DEBAB" w14:textId="3926E65B" w:rsidR="009F636D" w:rsidRPr="00BE58F8" w:rsidRDefault="009F636D" w:rsidP="009F636D">
      <w:pPr>
        <w:pStyle w:val="NoSpacing"/>
        <w:ind w:left="2127" w:hanging="709"/>
        <w:rPr>
          <w:rFonts w:ascii="Arial" w:hAnsi="Arial" w:cs="Arial"/>
          <w:sz w:val="20"/>
          <w:szCs w:val="20"/>
        </w:rPr>
      </w:pPr>
      <w:r w:rsidRPr="00BE58F8">
        <w:rPr>
          <w:rFonts w:ascii="Arial" w:hAnsi="Arial" w:cs="Arial"/>
          <w:sz w:val="20"/>
          <w:szCs w:val="20"/>
        </w:rPr>
        <w:t>2.4.1.3 On the 7th day the VA will be assigned to an Account and with shadow training to the assigned team and continuously attend ITS until the 15th day.</w:t>
      </w:r>
    </w:p>
    <w:p w14:paraId="7F56CBB2" w14:textId="77777777" w:rsidR="009F636D" w:rsidRPr="00BE58F8" w:rsidRDefault="009F636D" w:rsidP="009F636D">
      <w:pPr>
        <w:pStyle w:val="NoSpacing"/>
        <w:ind w:left="2127"/>
        <w:rPr>
          <w:rFonts w:ascii="Arial" w:hAnsi="Arial" w:cs="Arial"/>
          <w:sz w:val="20"/>
          <w:szCs w:val="20"/>
        </w:rPr>
      </w:pPr>
      <w:r w:rsidRPr="00BE58F8">
        <w:rPr>
          <w:rFonts w:ascii="Arial" w:hAnsi="Arial" w:cs="Arial"/>
          <w:sz w:val="20"/>
          <w:szCs w:val="20"/>
        </w:rPr>
        <w:t>2.4.1.3.1 A second assessment will be done by the Team Lead mentor.</w:t>
      </w:r>
    </w:p>
    <w:p w14:paraId="3FD15DEE" w14:textId="7903E2BE" w:rsidR="009F636D" w:rsidRPr="00BE58F8" w:rsidRDefault="009F636D" w:rsidP="00561D8E">
      <w:pPr>
        <w:pStyle w:val="NoSpacing"/>
        <w:ind w:left="2977" w:hanging="850"/>
        <w:rPr>
          <w:rFonts w:ascii="Arial" w:hAnsi="Arial" w:cs="Arial"/>
          <w:sz w:val="20"/>
          <w:szCs w:val="20"/>
        </w:rPr>
      </w:pPr>
      <w:r w:rsidRPr="00BE58F8">
        <w:rPr>
          <w:rFonts w:ascii="Arial" w:hAnsi="Arial" w:cs="Arial"/>
          <w:sz w:val="20"/>
          <w:szCs w:val="20"/>
        </w:rPr>
        <w:t>2.4.1.3.2 If V</w:t>
      </w:r>
      <w:r w:rsidR="00561D8E">
        <w:rPr>
          <w:rFonts w:ascii="Arial" w:hAnsi="Arial" w:cs="Arial"/>
          <w:sz w:val="20"/>
          <w:szCs w:val="20"/>
        </w:rPr>
        <w:t>irtual Assistant</w:t>
      </w:r>
      <w:r w:rsidRPr="00BE58F8">
        <w:rPr>
          <w:rFonts w:ascii="Arial" w:hAnsi="Arial" w:cs="Arial"/>
          <w:sz w:val="20"/>
          <w:szCs w:val="20"/>
        </w:rPr>
        <w:t xml:space="preserve"> needs </w:t>
      </w:r>
      <w:r w:rsidR="00561D8E" w:rsidRPr="00BE58F8">
        <w:rPr>
          <w:rFonts w:ascii="Arial" w:hAnsi="Arial" w:cs="Arial"/>
          <w:sz w:val="20"/>
          <w:szCs w:val="20"/>
        </w:rPr>
        <w:t>re-training,</w:t>
      </w:r>
      <w:r w:rsidRPr="00BE58F8">
        <w:rPr>
          <w:rFonts w:ascii="Arial" w:hAnsi="Arial" w:cs="Arial"/>
          <w:sz w:val="20"/>
          <w:szCs w:val="20"/>
        </w:rPr>
        <w:t xml:space="preserve"> </w:t>
      </w:r>
      <w:r w:rsidR="00561D8E">
        <w:rPr>
          <w:rFonts w:ascii="Arial" w:hAnsi="Arial" w:cs="Arial"/>
          <w:sz w:val="20"/>
          <w:szCs w:val="20"/>
        </w:rPr>
        <w:t xml:space="preserve">he/she </w:t>
      </w:r>
      <w:r w:rsidRPr="00BE58F8">
        <w:rPr>
          <w:rFonts w:ascii="Arial" w:hAnsi="Arial" w:cs="Arial"/>
          <w:sz w:val="20"/>
          <w:szCs w:val="20"/>
        </w:rPr>
        <w:t>will continue in the ITS for another 3 days and training will focus on the needs for improvement as recommended by the Team Lead.</w:t>
      </w:r>
    </w:p>
    <w:p w14:paraId="4EABC8FC" w14:textId="66F3B983" w:rsidR="009F636D" w:rsidRDefault="009F636D" w:rsidP="00561D8E">
      <w:pPr>
        <w:pStyle w:val="NoSpacing"/>
        <w:ind w:left="2977" w:hanging="850"/>
        <w:rPr>
          <w:rFonts w:ascii="Arial" w:hAnsi="Arial" w:cs="Arial"/>
          <w:sz w:val="20"/>
          <w:szCs w:val="20"/>
        </w:rPr>
      </w:pPr>
      <w:r w:rsidRPr="00BE58F8">
        <w:rPr>
          <w:rFonts w:ascii="Arial" w:hAnsi="Arial" w:cs="Arial"/>
          <w:sz w:val="20"/>
          <w:szCs w:val="20"/>
        </w:rPr>
        <w:t>2.4.1.3.3 Additional topics maybe discussed during the 15days training period if the need arises.</w:t>
      </w:r>
    </w:p>
    <w:p w14:paraId="2F20B23A" w14:textId="77777777" w:rsidR="00BE58F8" w:rsidRPr="00BE58F8" w:rsidRDefault="00BE58F8" w:rsidP="009F636D">
      <w:pPr>
        <w:pStyle w:val="NoSpacing"/>
        <w:ind w:left="2127"/>
        <w:rPr>
          <w:rFonts w:ascii="Arial" w:hAnsi="Arial" w:cs="Arial"/>
          <w:sz w:val="20"/>
          <w:szCs w:val="20"/>
        </w:rPr>
      </w:pPr>
    </w:p>
    <w:p w14:paraId="4419C953" w14:textId="729D547B" w:rsidR="009F636D" w:rsidRPr="00BE58F8" w:rsidRDefault="00BE58F8" w:rsidP="00BE58F8">
      <w:pPr>
        <w:ind w:left="567"/>
        <w:rPr>
          <w:rFonts w:ascii="Arial" w:hAnsi="Arial" w:cs="Arial"/>
          <w:sz w:val="20"/>
          <w:szCs w:val="20"/>
        </w:rPr>
      </w:pPr>
      <w:r w:rsidRPr="00BE58F8">
        <w:rPr>
          <w:rFonts w:ascii="Arial" w:hAnsi="Arial" w:cs="Arial"/>
          <w:sz w:val="20"/>
          <w:szCs w:val="20"/>
        </w:rPr>
        <w:t xml:space="preserve">  2.4.2 Training records</w:t>
      </w:r>
    </w:p>
    <w:p w14:paraId="11617173" w14:textId="77777777" w:rsidR="00BE58F8" w:rsidRPr="00BE58F8" w:rsidRDefault="00BE58F8" w:rsidP="00BE58F8">
      <w:pPr>
        <w:pStyle w:val="NoSpacing"/>
        <w:ind w:left="1276"/>
        <w:rPr>
          <w:rFonts w:ascii="Arial" w:hAnsi="Arial" w:cs="Arial"/>
          <w:sz w:val="20"/>
          <w:szCs w:val="20"/>
        </w:rPr>
      </w:pPr>
      <w:r w:rsidRPr="00BE58F8">
        <w:rPr>
          <w:rFonts w:ascii="Arial" w:hAnsi="Arial" w:cs="Arial"/>
          <w:sz w:val="20"/>
          <w:szCs w:val="20"/>
        </w:rPr>
        <w:t>2.4.2.1 LMS Certificates - the trainee will email their certificate to ITS and HR.</w:t>
      </w:r>
    </w:p>
    <w:p w14:paraId="1176F744" w14:textId="77777777" w:rsidR="00BE58F8" w:rsidRPr="00BE58F8" w:rsidRDefault="00BE58F8" w:rsidP="00BE58F8">
      <w:pPr>
        <w:pStyle w:val="NoSpacing"/>
        <w:ind w:left="1276"/>
        <w:rPr>
          <w:rFonts w:ascii="Arial" w:hAnsi="Arial" w:cs="Arial"/>
          <w:sz w:val="20"/>
          <w:szCs w:val="20"/>
        </w:rPr>
      </w:pPr>
      <w:r w:rsidRPr="00BE58F8">
        <w:rPr>
          <w:rFonts w:ascii="Arial" w:hAnsi="Arial" w:cs="Arial"/>
          <w:sz w:val="20"/>
          <w:szCs w:val="20"/>
        </w:rPr>
        <w:t>2.4.2.2 PCQI Conversion and Customization – will be evaluated and reviewed.</w:t>
      </w:r>
    </w:p>
    <w:p w14:paraId="4C33D1B7" w14:textId="28D1BE1C" w:rsidR="00BE58F8" w:rsidRPr="00BE58F8" w:rsidRDefault="00BE58F8" w:rsidP="00BE58F8">
      <w:pPr>
        <w:pStyle w:val="NoSpacing"/>
        <w:ind w:left="1276"/>
        <w:rPr>
          <w:rFonts w:ascii="Arial" w:hAnsi="Arial" w:cs="Arial"/>
          <w:sz w:val="20"/>
          <w:szCs w:val="20"/>
        </w:rPr>
      </w:pPr>
      <w:r w:rsidRPr="00BE58F8">
        <w:rPr>
          <w:rFonts w:ascii="Arial" w:hAnsi="Arial" w:cs="Arial"/>
          <w:sz w:val="20"/>
          <w:szCs w:val="20"/>
        </w:rPr>
        <w:t xml:space="preserve">2.4.2.3 Comprehension Quiz from ITS will be emailed for topics not covered in the LMS </w:t>
      </w:r>
    </w:p>
    <w:p w14:paraId="5EF0D420" w14:textId="6E68D241" w:rsidR="00BE58F8" w:rsidRDefault="00F56905" w:rsidP="00BE58F8">
      <w:pPr>
        <w:pStyle w:val="NoSpacing"/>
        <w:ind w:left="1276" w:firstLine="709"/>
        <w:rPr>
          <w:rFonts w:ascii="Arial" w:hAnsi="Arial" w:cs="Arial"/>
          <w:sz w:val="20"/>
          <w:szCs w:val="20"/>
        </w:rPr>
      </w:pPr>
      <w:r w:rsidRPr="00BE58F8">
        <w:rPr>
          <w:rFonts w:ascii="Arial" w:hAnsi="Arial" w:cs="Arial"/>
          <w:sz w:val="20"/>
          <w:szCs w:val="20"/>
        </w:rPr>
        <w:t>A</w:t>
      </w:r>
      <w:r w:rsidR="00BE58F8" w:rsidRPr="00BE58F8">
        <w:rPr>
          <w:rFonts w:ascii="Arial" w:hAnsi="Arial" w:cs="Arial"/>
          <w:sz w:val="20"/>
          <w:szCs w:val="20"/>
        </w:rPr>
        <w:t>cademy</w:t>
      </w:r>
      <w:r>
        <w:rPr>
          <w:rFonts w:ascii="Arial" w:hAnsi="Arial" w:cs="Arial"/>
          <w:sz w:val="20"/>
          <w:szCs w:val="20"/>
        </w:rPr>
        <w:t>.</w:t>
      </w:r>
    </w:p>
    <w:p w14:paraId="4656F875" w14:textId="3F495C7B" w:rsidR="00F56905" w:rsidRDefault="00F56905" w:rsidP="00F56905">
      <w:pPr>
        <w:pStyle w:val="NoSpacing"/>
        <w:ind w:left="1985" w:hanging="709"/>
        <w:rPr>
          <w:rFonts w:ascii="Arial" w:hAnsi="Arial" w:cs="Arial"/>
          <w:sz w:val="20"/>
          <w:szCs w:val="20"/>
        </w:rPr>
      </w:pPr>
      <w:r>
        <w:rPr>
          <w:rFonts w:ascii="Arial" w:hAnsi="Arial" w:cs="Arial"/>
          <w:sz w:val="20"/>
          <w:szCs w:val="20"/>
        </w:rPr>
        <w:t xml:space="preserve">2.4.2.4 An ITS evaluation form is filled up for the </w:t>
      </w:r>
      <w:r w:rsidR="00D7077C">
        <w:rPr>
          <w:rFonts w:ascii="Arial" w:hAnsi="Arial" w:cs="Arial"/>
          <w:sz w:val="20"/>
          <w:szCs w:val="20"/>
        </w:rPr>
        <w:t>day-to-day</w:t>
      </w:r>
      <w:r>
        <w:rPr>
          <w:rFonts w:ascii="Arial" w:hAnsi="Arial" w:cs="Arial"/>
          <w:sz w:val="20"/>
          <w:szCs w:val="20"/>
        </w:rPr>
        <w:t xml:space="preserve"> activities and rating during the 15days training.</w:t>
      </w:r>
    </w:p>
    <w:p w14:paraId="053629DB" w14:textId="09F05B94" w:rsidR="00F56905" w:rsidRDefault="00F56905" w:rsidP="00F56905">
      <w:pPr>
        <w:pStyle w:val="NoSpacing"/>
        <w:rPr>
          <w:rFonts w:ascii="Arial" w:hAnsi="Arial" w:cs="Arial"/>
          <w:sz w:val="20"/>
          <w:szCs w:val="20"/>
        </w:rPr>
      </w:pPr>
    </w:p>
    <w:p w14:paraId="07842B89" w14:textId="77777777" w:rsidR="00F56905" w:rsidRPr="00F56905" w:rsidRDefault="00F56905" w:rsidP="00F56905">
      <w:pPr>
        <w:pStyle w:val="NoSpacing"/>
        <w:ind w:left="709"/>
        <w:rPr>
          <w:rFonts w:ascii="Arial" w:hAnsi="Arial" w:cs="Arial"/>
          <w:sz w:val="20"/>
          <w:szCs w:val="20"/>
        </w:rPr>
      </w:pPr>
      <w:r w:rsidRPr="00F56905">
        <w:rPr>
          <w:rFonts w:ascii="Arial" w:hAnsi="Arial" w:cs="Arial"/>
          <w:sz w:val="20"/>
          <w:szCs w:val="20"/>
        </w:rPr>
        <w:t>2.4.3 Trainee</w:t>
      </w:r>
    </w:p>
    <w:p w14:paraId="7486CAA8" w14:textId="77777777" w:rsidR="00F56905" w:rsidRPr="00F56905" w:rsidRDefault="00F56905" w:rsidP="0049053A">
      <w:pPr>
        <w:pStyle w:val="NoSpacing"/>
        <w:ind w:left="1985" w:hanging="709"/>
        <w:rPr>
          <w:rFonts w:ascii="Arial" w:hAnsi="Arial" w:cs="Arial"/>
          <w:sz w:val="20"/>
          <w:szCs w:val="20"/>
        </w:rPr>
      </w:pPr>
      <w:r w:rsidRPr="00F56905">
        <w:rPr>
          <w:rFonts w:ascii="Arial" w:hAnsi="Arial" w:cs="Arial"/>
          <w:sz w:val="20"/>
          <w:szCs w:val="20"/>
        </w:rPr>
        <w:t>2.4.3.2 Evaluation – they will be evaluated based on performance and output on their assigned Account until 90 days.</w:t>
      </w:r>
    </w:p>
    <w:p w14:paraId="64F5E5E6" w14:textId="438B6BBA" w:rsidR="00F56905" w:rsidRDefault="00F56905" w:rsidP="00F56905">
      <w:pPr>
        <w:pStyle w:val="NoSpacing"/>
        <w:ind w:left="1276"/>
        <w:rPr>
          <w:rFonts w:ascii="Arial" w:hAnsi="Arial" w:cs="Arial"/>
          <w:sz w:val="20"/>
          <w:szCs w:val="20"/>
        </w:rPr>
      </w:pPr>
      <w:r w:rsidRPr="00F56905">
        <w:rPr>
          <w:rFonts w:ascii="Arial" w:hAnsi="Arial" w:cs="Arial"/>
          <w:sz w:val="20"/>
          <w:szCs w:val="20"/>
        </w:rPr>
        <w:t>2.4.3.3 Retraining – they will be re-train on some topics that need improvement.</w:t>
      </w:r>
    </w:p>
    <w:p w14:paraId="4EDBBC43" w14:textId="5ED22A42" w:rsidR="00D7077C" w:rsidRDefault="00D7077C" w:rsidP="00D7077C">
      <w:pPr>
        <w:pStyle w:val="NoSpacing"/>
        <w:rPr>
          <w:rFonts w:ascii="Arial" w:hAnsi="Arial" w:cs="Arial"/>
          <w:sz w:val="20"/>
          <w:szCs w:val="20"/>
        </w:rPr>
      </w:pPr>
    </w:p>
    <w:p w14:paraId="244045A3" w14:textId="1E23CE40" w:rsidR="00D7077C" w:rsidRPr="00355AE6" w:rsidRDefault="00D7077C" w:rsidP="00355AE6">
      <w:pPr>
        <w:pStyle w:val="Heading2"/>
        <w:rPr>
          <w:rFonts w:ascii="Arial" w:hAnsi="Arial" w:cs="Arial"/>
          <w:color w:val="auto"/>
          <w:sz w:val="22"/>
          <w:szCs w:val="22"/>
        </w:rPr>
      </w:pPr>
      <w:bookmarkStart w:id="22" w:name="_Toc116382438"/>
      <w:r w:rsidRPr="00355AE6">
        <w:rPr>
          <w:rFonts w:ascii="Arial" w:hAnsi="Arial" w:cs="Arial"/>
          <w:color w:val="auto"/>
          <w:sz w:val="22"/>
          <w:szCs w:val="22"/>
        </w:rPr>
        <w:t>2.5 Learning Management System</w:t>
      </w:r>
      <w:bookmarkEnd w:id="22"/>
    </w:p>
    <w:p w14:paraId="45FDE6D1" w14:textId="77777777" w:rsidR="00355AE6" w:rsidRPr="00355AE6" w:rsidRDefault="00355AE6" w:rsidP="00355AE6">
      <w:pPr>
        <w:pStyle w:val="NoSpacing"/>
      </w:pPr>
    </w:p>
    <w:p w14:paraId="1C916DD6" w14:textId="2F7FB292" w:rsidR="00D7077C" w:rsidRPr="00D7077C" w:rsidRDefault="00D7077C" w:rsidP="00D7077C">
      <w:pPr>
        <w:pStyle w:val="NoSpacing"/>
        <w:ind w:left="709"/>
        <w:rPr>
          <w:rFonts w:ascii="Arial" w:hAnsi="Arial" w:cs="Arial"/>
          <w:sz w:val="20"/>
          <w:szCs w:val="20"/>
        </w:rPr>
      </w:pPr>
      <w:r w:rsidRPr="00D7077C">
        <w:rPr>
          <w:rFonts w:ascii="Arial" w:hAnsi="Arial" w:cs="Arial"/>
          <w:sz w:val="20"/>
          <w:szCs w:val="20"/>
        </w:rPr>
        <w:t xml:space="preserve">2.5.1. Freelance Writer </w:t>
      </w:r>
    </w:p>
    <w:p w14:paraId="122F694F" w14:textId="63F8E983" w:rsidR="00D7077C" w:rsidRPr="00D7077C" w:rsidRDefault="00D7077C" w:rsidP="00D7077C">
      <w:pPr>
        <w:pStyle w:val="NoSpacing"/>
        <w:ind w:left="1985" w:hanging="709"/>
        <w:rPr>
          <w:rFonts w:ascii="Arial" w:hAnsi="Arial" w:cs="Arial"/>
          <w:sz w:val="20"/>
          <w:szCs w:val="20"/>
        </w:rPr>
      </w:pPr>
      <w:r w:rsidRPr="00D7077C">
        <w:rPr>
          <w:rFonts w:ascii="Arial" w:hAnsi="Arial" w:cs="Arial"/>
          <w:sz w:val="20"/>
          <w:szCs w:val="20"/>
        </w:rPr>
        <w:t>2.5.1.1.</w:t>
      </w:r>
      <w:r>
        <w:rPr>
          <w:rFonts w:ascii="Arial" w:hAnsi="Arial" w:cs="Arial"/>
          <w:sz w:val="20"/>
          <w:szCs w:val="20"/>
        </w:rPr>
        <w:t xml:space="preserve"> </w:t>
      </w:r>
      <w:r w:rsidRPr="00D7077C">
        <w:rPr>
          <w:rFonts w:ascii="Arial" w:hAnsi="Arial" w:cs="Arial"/>
          <w:sz w:val="20"/>
          <w:szCs w:val="20"/>
        </w:rPr>
        <w:t>All interested applicants will receive a Pre-Test Assignment and will be given 48 hours to finish the test.</w:t>
      </w:r>
    </w:p>
    <w:p w14:paraId="3FE7C8E0" w14:textId="69D8F892" w:rsidR="00D7077C" w:rsidRPr="00D7077C" w:rsidRDefault="00D7077C" w:rsidP="00D7077C">
      <w:pPr>
        <w:pStyle w:val="NoSpacing"/>
        <w:ind w:left="1985" w:hanging="709"/>
        <w:rPr>
          <w:rFonts w:ascii="Arial" w:hAnsi="Arial" w:cs="Arial"/>
          <w:sz w:val="20"/>
          <w:szCs w:val="20"/>
        </w:rPr>
      </w:pPr>
      <w:r w:rsidRPr="00D7077C">
        <w:rPr>
          <w:rFonts w:ascii="Arial" w:hAnsi="Arial" w:cs="Arial"/>
          <w:sz w:val="20"/>
          <w:szCs w:val="20"/>
        </w:rPr>
        <w:t>2.5.1.2.</w:t>
      </w:r>
      <w:r w:rsidRPr="00D7077C">
        <w:rPr>
          <w:rFonts w:ascii="Arial" w:hAnsi="Arial" w:cs="Arial"/>
          <w:sz w:val="20"/>
          <w:szCs w:val="20"/>
        </w:rPr>
        <w:tab/>
        <w:t>Once the applicant finished the Pre-Test Assignment, onboard</w:t>
      </w:r>
      <w:r w:rsidR="0049053A">
        <w:rPr>
          <w:rFonts w:ascii="Arial" w:hAnsi="Arial" w:cs="Arial"/>
          <w:sz w:val="20"/>
          <w:szCs w:val="20"/>
        </w:rPr>
        <w:t xml:space="preserve">ing will be scheduled </w:t>
      </w:r>
      <w:r w:rsidRPr="00D7077C">
        <w:rPr>
          <w:rFonts w:ascii="Arial" w:hAnsi="Arial" w:cs="Arial"/>
          <w:sz w:val="20"/>
          <w:szCs w:val="20"/>
        </w:rPr>
        <w:t>and will be trained to create the PFL bundle and SOP template.</w:t>
      </w:r>
    </w:p>
    <w:p w14:paraId="3A1216A9" w14:textId="79198BEA" w:rsidR="00D7077C" w:rsidRPr="00D7077C" w:rsidRDefault="00D7077C" w:rsidP="00D7077C">
      <w:pPr>
        <w:pStyle w:val="NoSpacing"/>
        <w:ind w:left="1276"/>
        <w:rPr>
          <w:rFonts w:ascii="Arial" w:hAnsi="Arial" w:cs="Arial"/>
          <w:sz w:val="20"/>
          <w:szCs w:val="20"/>
        </w:rPr>
      </w:pPr>
      <w:r w:rsidRPr="00D7077C">
        <w:rPr>
          <w:rFonts w:ascii="Arial" w:hAnsi="Arial" w:cs="Arial"/>
          <w:sz w:val="20"/>
          <w:szCs w:val="20"/>
        </w:rPr>
        <w:t>2.5.1.3.</w:t>
      </w:r>
      <w:r w:rsidR="0049053A">
        <w:rPr>
          <w:rFonts w:ascii="Arial" w:hAnsi="Arial" w:cs="Arial"/>
          <w:sz w:val="20"/>
          <w:szCs w:val="20"/>
        </w:rPr>
        <w:t xml:space="preserve"> </w:t>
      </w:r>
      <w:r w:rsidRPr="00D7077C">
        <w:rPr>
          <w:rFonts w:ascii="Arial" w:hAnsi="Arial" w:cs="Arial"/>
          <w:sz w:val="20"/>
          <w:szCs w:val="20"/>
        </w:rPr>
        <w:t>PFL Bundle</w:t>
      </w:r>
      <w:r w:rsidR="0049053A">
        <w:rPr>
          <w:rFonts w:ascii="Arial" w:hAnsi="Arial" w:cs="Arial"/>
          <w:sz w:val="20"/>
          <w:szCs w:val="20"/>
        </w:rPr>
        <w:t xml:space="preserve"> (Lessons and Programs)</w:t>
      </w:r>
    </w:p>
    <w:p w14:paraId="62FC30B4" w14:textId="77777777" w:rsidR="00D7077C" w:rsidRPr="00D7077C" w:rsidRDefault="00D7077C" w:rsidP="0049053A">
      <w:pPr>
        <w:pStyle w:val="NoSpacing"/>
        <w:ind w:left="2835" w:hanging="850"/>
        <w:rPr>
          <w:rFonts w:ascii="Arial" w:hAnsi="Arial" w:cs="Arial"/>
          <w:sz w:val="20"/>
          <w:szCs w:val="20"/>
        </w:rPr>
      </w:pPr>
      <w:r w:rsidRPr="00D7077C">
        <w:rPr>
          <w:rFonts w:ascii="Arial" w:hAnsi="Arial" w:cs="Arial"/>
          <w:sz w:val="20"/>
          <w:szCs w:val="20"/>
        </w:rPr>
        <w:t>2.5.1.3.1.</w:t>
      </w:r>
      <w:r w:rsidRPr="00D7077C">
        <w:rPr>
          <w:rFonts w:ascii="Arial" w:hAnsi="Arial" w:cs="Arial"/>
          <w:sz w:val="20"/>
          <w:szCs w:val="20"/>
        </w:rPr>
        <w:tab/>
        <w:t>Once the freelance writer received the assigned topic, he/she will be given 7 to 10 days to submit the drafted bundle for initial review.</w:t>
      </w:r>
    </w:p>
    <w:p w14:paraId="7FE54506" w14:textId="77777777" w:rsidR="00D7077C" w:rsidRPr="00D7077C" w:rsidRDefault="00D7077C" w:rsidP="00D7077C">
      <w:pPr>
        <w:pStyle w:val="NoSpacing"/>
        <w:ind w:left="1985"/>
        <w:rPr>
          <w:rFonts w:ascii="Arial" w:hAnsi="Arial" w:cs="Arial"/>
          <w:sz w:val="20"/>
          <w:szCs w:val="20"/>
        </w:rPr>
      </w:pPr>
      <w:r w:rsidRPr="00D7077C">
        <w:rPr>
          <w:rFonts w:ascii="Arial" w:hAnsi="Arial" w:cs="Arial"/>
          <w:sz w:val="20"/>
          <w:szCs w:val="20"/>
        </w:rPr>
        <w:t>2.5.1.3.2.</w:t>
      </w:r>
      <w:r w:rsidRPr="00D7077C">
        <w:rPr>
          <w:rFonts w:ascii="Arial" w:hAnsi="Arial" w:cs="Arial"/>
          <w:sz w:val="20"/>
          <w:szCs w:val="20"/>
        </w:rPr>
        <w:tab/>
        <w:t>The initial review will be sent back within 24 hours for any revisions.</w:t>
      </w:r>
    </w:p>
    <w:p w14:paraId="1995FD01" w14:textId="77777777" w:rsidR="00D7077C" w:rsidRPr="00D7077C" w:rsidRDefault="00D7077C" w:rsidP="0049053A">
      <w:pPr>
        <w:pStyle w:val="NoSpacing"/>
        <w:ind w:left="2835" w:hanging="850"/>
        <w:rPr>
          <w:rFonts w:ascii="Arial" w:hAnsi="Arial" w:cs="Arial"/>
          <w:sz w:val="20"/>
          <w:szCs w:val="20"/>
        </w:rPr>
      </w:pPr>
      <w:r w:rsidRPr="00D7077C">
        <w:rPr>
          <w:rFonts w:ascii="Arial" w:hAnsi="Arial" w:cs="Arial"/>
          <w:sz w:val="20"/>
          <w:szCs w:val="20"/>
        </w:rPr>
        <w:t>2.5.1.3.3.</w:t>
      </w:r>
      <w:r w:rsidRPr="00D7077C">
        <w:rPr>
          <w:rFonts w:ascii="Arial" w:hAnsi="Arial" w:cs="Arial"/>
          <w:sz w:val="20"/>
          <w:szCs w:val="20"/>
        </w:rPr>
        <w:tab/>
        <w:t>The freelance writer will be given 48 hours to submit the revised bundle for final approval.</w:t>
      </w:r>
    </w:p>
    <w:p w14:paraId="2A17D2BA" w14:textId="77777777" w:rsidR="00D7077C" w:rsidRPr="00D7077C" w:rsidRDefault="00D7077C" w:rsidP="0049053A">
      <w:pPr>
        <w:pStyle w:val="NoSpacing"/>
        <w:ind w:left="2835" w:hanging="850"/>
        <w:rPr>
          <w:rFonts w:ascii="Arial" w:hAnsi="Arial" w:cs="Arial"/>
          <w:sz w:val="20"/>
          <w:szCs w:val="20"/>
        </w:rPr>
      </w:pPr>
      <w:r w:rsidRPr="00D7077C">
        <w:rPr>
          <w:rFonts w:ascii="Arial" w:hAnsi="Arial" w:cs="Arial"/>
          <w:sz w:val="20"/>
          <w:szCs w:val="20"/>
        </w:rPr>
        <w:t>2.5.1.3.4.</w:t>
      </w:r>
      <w:r w:rsidRPr="00D7077C">
        <w:rPr>
          <w:rFonts w:ascii="Arial" w:hAnsi="Arial" w:cs="Arial"/>
          <w:sz w:val="20"/>
          <w:szCs w:val="20"/>
        </w:rPr>
        <w:tab/>
        <w:t>The topic assigned to a freelance writer can only be revised a maximum of three times. After which, the assigned topic will be canceled.</w:t>
      </w:r>
    </w:p>
    <w:p w14:paraId="6EFBE85C" w14:textId="2FAC78C4" w:rsidR="00D7077C" w:rsidRPr="00D7077C" w:rsidRDefault="00D7077C" w:rsidP="00D7077C">
      <w:pPr>
        <w:pStyle w:val="NoSpacing"/>
        <w:ind w:left="1276"/>
        <w:rPr>
          <w:rFonts w:ascii="Arial" w:hAnsi="Arial" w:cs="Arial"/>
          <w:sz w:val="20"/>
          <w:szCs w:val="20"/>
        </w:rPr>
      </w:pPr>
      <w:r w:rsidRPr="00D7077C">
        <w:rPr>
          <w:rFonts w:ascii="Arial" w:hAnsi="Arial" w:cs="Arial"/>
          <w:sz w:val="20"/>
          <w:szCs w:val="20"/>
        </w:rPr>
        <w:t>2.5.1.4.</w:t>
      </w:r>
      <w:r w:rsidR="0049053A">
        <w:rPr>
          <w:rFonts w:ascii="Arial" w:hAnsi="Arial" w:cs="Arial"/>
          <w:sz w:val="20"/>
          <w:szCs w:val="20"/>
        </w:rPr>
        <w:t xml:space="preserve"> </w:t>
      </w:r>
      <w:r w:rsidRPr="00D7077C">
        <w:rPr>
          <w:rFonts w:ascii="Arial" w:hAnsi="Arial" w:cs="Arial"/>
          <w:sz w:val="20"/>
          <w:szCs w:val="20"/>
        </w:rPr>
        <w:t>SOP Template</w:t>
      </w:r>
    </w:p>
    <w:p w14:paraId="510DF381" w14:textId="77777777" w:rsidR="00D7077C" w:rsidRPr="00D7077C" w:rsidRDefault="00D7077C" w:rsidP="0049053A">
      <w:pPr>
        <w:pStyle w:val="NoSpacing"/>
        <w:ind w:left="2835" w:hanging="850"/>
        <w:rPr>
          <w:rFonts w:ascii="Arial" w:hAnsi="Arial" w:cs="Arial"/>
          <w:sz w:val="20"/>
          <w:szCs w:val="20"/>
        </w:rPr>
      </w:pPr>
      <w:r w:rsidRPr="00D7077C">
        <w:rPr>
          <w:rFonts w:ascii="Arial" w:hAnsi="Arial" w:cs="Arial"/>
          <w:sz w:val="20"/>
          <w:szCs w:val="20"/>
        </w:rPr>
        <w:t>2.5.1.4.1.</w:t>
      </w:r>
      <w:r w:rsidRPr="00D7077C">
        <w:rPr>
          <w:rFonts w:ascii="Arial" w:hAnsi="Arial" w:cs="Arial"/>
          <w:sz w:val="20"/>
          <w:szCs w:val="20"/>
        </w:rPr>
        <w:tab/>
        <w:t>Once the freelance writer received the assigned topic, he/she will be given 24 hours to 48 hours/topic to submit the drafted SOP for initial review.</w:t>
      </w:r>
    </w:p>
    <w:p w14:paraId="1F436CDD" w14:textId="77777777" w:rsidR="00D7077C" w:rsidRPr="00D7077C" w:rsidRDefault="00D7077C" w:rsidP="0049053A">
      <w:pPr>
        <w:pStyle w:val="NoSpacing"/>
        <w:ind w:left="1985"/>
        <w:rPr>
          <w:rFonts w:ascii="Arial" w:hAnsi="Arial" w:cs="Arial"/>
          <w:sz w:val="20"/>
          <w:szCs w:val="20"/>
        </w:rPr>
      </w:pPr>
      <w:r w:rsidRPr="00D7077C">
        <w:rPr>
          <w:rFonts w:ascii="Arial" w:hAnsi="Arial" w:cs="Arial"/>
          <w:sz w:val="20"/>
          <w:szCs w:val="20"/>
        </w:rPr>
        <w:t>2.5.1.4.2.</w:t>
      </w:r>
      <w:r w:rsidRPr="00D7077C">
        <w:rPr>
          <w:rFonts w:ascii="Arial" w:hAnsi="Arial" w:cs="Arial"/>
          <w:sz w:val="20"/>
          <w:szCs w:val="20"/>
        </w:rPr>
        <w:tab/>
        <w:t>The initial review will be sent back within 24 hours for any revisions.</w:t>
      </w:r>
    </w:p>
    <w:p w14:paraId="78B41B52" w14:textId="77777777" w:rsidR="00D7077C" w:rsidRPr="00D7077C" w:rsidRDefault="00D7077C" w:rsidP="0049053A">
      <w:pPr>
        <w:pStyle w:val="NoSpacing"/>
        <w:ind w:left="2835" w:hanging="850"/>
        <w:rPr>
          <w:rFonts w:ascii="Arial" w:hAnsi="Arial" w:cs="Arial"/>
          <w:sz w:val="20"/>
          <w:szCs w:val="20"/>
        </w:rPr>
      </w:pPr>
      <w:r w:rsidRPr="00D7077C">
        <w:rPr>
          <w:rFonts w:ascii="Arial" w:hAnsi="Arial" w:cs="Arial"/>
          <w:sz w:val="20"/>
          <w:szCs w:val="20"/>
        </w:rPr>
        <w:lastRenderedPageBreak/>
        <w:t>2.5.1.4.3.</w:t>
      </w:r>
      <w:r w:rsidRPr="00D7077C">
        <w:rPr>
          <w:rFonts w:ascii="Arial" w:hAnsi="Arial" w:cs="Arial"/>
          <w:sz w:val="20"/>
          <w:szCs w:val="20"/>
        </w:rPr>
        <w:tab/>
        <w:t>The freelance writer will be given 24 hours to submit the revised SOP for final approval.</w:t>
      </w:r>
    </w:p>
    <w:p w14:paraId="30890C1B" w14:textId="77777777" w:rsidR="00D7077C" w:rsidRPr="00D7077C" w:rsidRDefault="00D7077C" w:rsidP="0049053A">
      <w:pPr>
        <w:pStyle w:val="NoSpacing"/>
        <w:ind w:left="2835" w:hanging="850"/>
        <w:rPr>
          <w:rFonts w:ascii="Arial" w:hAnsi="Arial" w:cs="Arial"/>
          <w:sz w:val="20"/>
          <w:szCs w:val="20"/>
        </w:rPr>
      </w:pPr>
      <w:r w:rsidRPr="00D7077C">
        <w:rPr>
          <w:rFonts w:ascii="Arial" w:hAnsi="Arial" w:cs="Arial"/>
          <w:sz w:val="20"/>
          <w:szCs w:val="20"/>
        </w:rPr>
        <w:t>2.5.1.4.4.</w:t>
      </w:r>
      <w:r w:rsidRPr="00D7077C">
        <w:rPr>
          <w:rFonts w:ascii="Arial" w:hAnsi="Arial" w:cs="Arial"/>
          <w:sz w:val="20"/>
          <w:szCs w:val="20"/>
        </w:rPr>
        <w:tab/>
        <w:t>The topic assigned to a freelance writer can only be revised a maximum of three times. After which, the assigned topic will be cancelled.</w:t>
      </w:r>
    </w:p>
    <w:p w14:paraId="2D226CFB" w14:textId="2C660A1C" w:rsidR="00D7077C" w:rsidRPr="00D7077C" w:rsidRDefault="00D7077C" w:rsidP="0049053A">
      <w:pPr>
        <w:pStyle w:val="NoSpacing"/>
        <w:ind w:left="1985" w:hanging="709"/>
        <w:rPr>
          <w:rFonts w:ascii="Arial" w:hAnsi="Arial" w:cs="Arial"/>
          <w:sz w:val="20"/>
          <w:szCs w:val="20"/>
        </w:rPr>
      </w:pPr>
      <w:r w:rsidRPr="00D7077C">
        <w:rPr>
          <w:rFonts w:ascii="Arial" w:hAnsi="Arial" w:cs="Arial"/>
          <w:sz w:val="20"/>
          <w:szCs w:val="20"/>
        </w:rPr>
        <w:t>2.5.1.5.</w:t>
      </w:r>
      <w:r w:rsidRPr="00D7077C">
        <w:rPr>
          <w:rFonts w:ascii="Arial" w:hAnsi="Arial" w:cs="Arial"/>
          <w:sz w:val="20"/>
          <w:szCs w:val="20"/>
        </w:rPr>
        <w:tab/>
        <w:t>Freelance writers are welcome to enter the VO LMS during working hours 10 PM to 6 AM(Monday-Friday) for the concerns and coaching.</w:t>
      </w:r>
    </w:p>
    <w:p w14:paraId="1CBBAF94" w14:textId="77777777" w:rsidR="00D7077C" w:rsidRPr="00D7077C" w:rsidRDefault="00D7077C" w:rsidP="0049053A">
      <w:pPr>
        <w:pStyle w:val="NoSpacing"/>
        <w:ind w:left="1985" w:hanging="709"/>
        <w:rPr>
          <w:rFonts w:ascii="Arial" w:hAnsi="Arial" w:cs="Arial"/>
          <w:sz w:val="20"/>
          <w:szCs w:val="20"/>
        </w:rPr>
      </w:pPr>
      <w:r w:rsidRPr="00D7077C">
        <w:rPr>
          <w:rFonts w:ascii="Arial" w:hAnsi="Arial" w:cs="Arial"/>
          <w:sz w:val="20"/>
          <w:szCs w:val="20"/>
        </w:rPr>
        <w:t>2.5.1.6.</w:t>
      </w:r>
      <w:r w:rsidRPr="00D7077C">
        <w:rPr>
          <w:rFonts w:ascii="Arial" w:hAnsi="Arial" w:cs="Arial"/>
          <w:sz w:val="20"/>
          <w:szCs w:val="20"/>
        </w:rPr>
        <w:tab/>
        <w:t>Once the PFL bundle/SOP template is approved, it will be submitted to the Accounting Department for the payment process.</w:t>
      </w:r>
    </w:p>
    <w:p w14:paraId="674B84CC" w14:textId="1AAF9281" w:rsidR="00D7077C" w:rsidRPr="00D7077C" w:rsidRDefault="00D7077C" w:rsidP="00D7077C">
      <w:pPr>
        <w:pStyle w:val="NoSpacing"/>
        <w:ind w:left="1276"/>
        <w:rPr>
          <w:rFonts w:ascii="Arial" w:hAnsi="Arial" w:cs="Arial"/>
          <w:sz w:val="20"/>
          <w:szCs w:val="20"/>
        </w:rPr>
      </w:pPr>
      <w:r w:rsidRPr="00D7077C">
        <w:rPr>
          <w:rFonts w:ascii="Arial" w:hAnsi="Arial" w:cs="Arial"/>
          <w:sz w:val="20"/>
          <w:szCs w:val="20"/>
        </w:rPr>
        <w:t>2.5.1.7.</w:t>
      </w:r>
      <w:r w:rsidR="0049053A">
        <w:rPr>
          <w:rFonts w:ascii="Arial" w:hAnsi="Arial" w:cs="Arial"/>
          <w:sz w:val="20"/>
          <w:szCs w:val="20"/>
        </w:rPr>
        <w:t xml:space="preserve"> </w:t>
      </w:r>
      <w:r w:rsidRPr="00D7077C">
        <w:rPr>
          <w:rFonts w:ascii="Arial" w:hAnsi="Arial" w:cs="Arial"/>
          <w:sz w:val="20"/>
          <w:szCs w:val="20"/>
        </w:rPr>
        <w:t>Payment is processed every 15th and 30th of the month.</w:t>
      </w:r>
    </w:p>
    <w:p w14:paraId="5732839D" w14:textId="77777777" w:rsidR="00D7077C" w:rsidRPr="00D7077C" w:rsidRDefault="00D7077C" w:rsidP="00D7077C">
      <w:pPr>
        <w:pStyle w:val="NoSpacing"/>
        <w:ind w:left="709"/>
        <w:rPr>
          <w:rFonts w:ascii="Arial" w:hAnsi="Arial" w:cs="Arial"/>
          <w:sz w:val="20"/>
          <w:szCs w:val="20"/>
        </w:rPr>
      </w:pPr>
    </w:p>
    <w:p w14:paraId="47F00164" w14:textId="0A7DC60D" w:rsidR="00D7077C" w:rsidRDefault="00D7077C" w:rsidP="00D7077C">
      <w:pPr>
        <w:pStyle w:val="NoSpacing"/>
        <w:ind w:left="709"/>
        <w:rPr>
          <w:rFonts w:ascii="Arial" w:hAnsi="Arial" w:cs="Arial"/>
          <w:sz w:val="20"/>
          <w:szCs w:val="20"/>
        </w:rPr>
      </w:pPr>
      <w:r w:rsidRPr="00D7077C">
        <w:rPr>
          <w:rFonts w:ascii="Arial" w:hAnsi="Arial" w:cs="Arial"/>
          <w:sz w:val="20"/>
          <w:szCs w:val="20"/>
        </w:rPr>
        <w:t>2.5.2.</w:t>
      </w:r>
      <w:r w:rsidRPr="00D7077C">
        <w:rPr>
          <w:rFonts w:ascii="Arial" w:hAnsi="Arial" w:cs="Arial"/>
          <w:sz w:val="20"/>
          <w:szCs w:val="20"/>
        </w:rPr>
        <w:tab/>
        <w:t>Graphic Artist</w:t>
      </w:r>
    </w:p>
    <w:p w14:paraId="1623A716" w14:textId="77777777" w:rsidR="0049053A" w:rsidRPr="00D7077C" w:rsidRDefault="0049053A" w:rsidP="00D7077C">
      <w:pPr>
        <w:pStyle w:val="NoSpacing"/>
        <w:ind w:left="709"/>
        <w:rPr>
          <w:rFonts w:ascii="Arial" w:hAnsi="Arial" w:cs="Arial"/>
          <w:sz w:val="20"/>
          <w:szCs w:val="20"/>
        </w:rPr>
      </w:pPr>
    </w:p>
    <w:p w14:paraId="5D722D9F" w14:textId="77777777" w:rsidR="00D7077C" w:rsidRPr="00D7077C" w:rsidRDefault="00D7077C" w:rsidP="0049053A">
      <w:pPr>
        <w:pStyle w:val="NoSpacing"/>
        <w:ind w:left="1985" w:hanging="709"/>
        <w:rPr>
          <w:rFonts w:ascii="Arial" w:hAnsi="Arial" w:cs="Arial"/>
          <w:sz w:val="20"/>
          <w:szCs w:val="20"/>
        </w:rPr>
      </w:pPr>
      <w:r w:rsidRPr="00D7077C">
        <w:rPr>
          <w:rFonts w:ascii="Arial" w:hAnsi="Arial" w:cs="Arial"/>
          <w:sz w:val="20"/>
          <w:szCs w:val="20"/>
        </w:rPr>
        <w:t>2.5.2.1.</w:t>
      </w:r>
      <w:r w:rsidRPr="00D7077C">
        <w:rPr>
          <w:rFonts w:ascii="Arial" w:hAnsi="Arial" w:cs="Arial"/>
          <w:sz w:val="20"/>
          <w:szCs w:val="20"/>
        </w:rPr>
        <w:tab/>
        <w:t xml:space="preserve">All interested applicants will receive a sample assignment and will be given 24 hours to finish one image. </w:t>
      </w:r>
    </w:p>
    <w:p w14:paraId="004D13DE" w14:textId="77777777" w:rsidR="00D7077C" w:rsidRPr="00D7077C" w:rsidRDefault="00D7077C" w:rsidP="0049053A">
      <w:pPr>
        <w:pStyle w:val="NoSpacing"/>
        <w:ind w:left="1985" w:hanging="709"/>
        <w:rPr>
          <w:rFonts w:ascii="Arial" w:hAnsi="Arial" w:cs="Arial"/>
          <w:sz w:val="20"/>
          <w:szCs w:val="20"/>
        </w:rPr>
      </w:pPr>
      <w:r w:rsidRPr="00D7077C">
        <w:rPr>
          <w:rFonts w:ascii="Arial" w:hAnsi="Arial" w:cs="Arial"/>
          <w:sz w:val="20"/>
          <w:szCs w:val="20"/>
        </w:rPr>
        <w:t>2.5.2.2.</w:t>
      </w:r>
      <w:r w:rsidRPr="00D7077C">
        <w:rPr>
          <w:rFonts w:ascii="Arial" w:hAnsi="Arial" w:cs="Arial"/>
          <w:sz w:val="20"/>
          <w:szCs w:val="20"/>
        </w:rPr>
        <w:tab/>
        <w:t>Once the artist finished the image, they will be onboarded as a “Graphic Artist” and go into the standards of the required image.</w:t>
      </w:r>
    </w:p>
    <w:p w14:paraId="27FFDCBA" w14:textId="77777777" w:rsidR="00D7077C" w:rsidRPr="00D7077C" w:rsidRDefault="00D7077C" w:rsidP="0049053A">
      <w:pPr>
        <w:pStyle w:val="NoSpacing"/>
        <w:ind w:left="1985" w:hanging="709"/>
        <w:rPr>
          <w:rFonts w:ascii="Arial" w:hAnsi="Arial" w:cs="Arial"/>
          <w:sz w:val="20"/>
          <w:szCs w:val="20"/>
        </w:rPr>
      </w:pPr>
      <w:r w:rsidRPr="00D7077C">
        <w:rPr>
          <w:rFonts w:ascii="Arial" w:hAnsi="Arial" w:cs="Arial"/>
          <w:sz w:val="20"/>
          <w:szCs w:val="20"/>
        </w:rPr>
        <w:t>2.5.2.3.</w:t>
      </w:r>
      <w:r w:rsidRPr="00D7077C">
        <w:rPr>
          <w:rFonts w:ascii="Arial" w:hAnsi="Arial" w:cs="Arial"/>
          <w:sz w:val="20"/>
          <w:szCs w:val="20"/>
        </w:rPr>
        <w:tab/>
        <w:t>Once the Graphic artist received the assigned topic, he/she will be given 5 days to submit the drafted images for initial review.</w:t>
      </w:r>
    </w:p>
    <w:p w14:paraId="1DC3A470" w14:textId="77777777" w:rsidR="00D7077C" w:rsidRPr="00D7077C" w:rsidRDefault="00D7077C" w:rsidP="0049053A">
      <w:pPr>
        <w:pStyle w:val="NoSpacing"/>
        <w:ind w:left="2835" w:hanging="851"/>
        <w:rPr>
          <w:rFonts w:ascii="Arial" w:hAnsi="Arial" w:cs="Arial"/>
          <w:sz w:val="20"/>
          <w:szCs w:val="20"/>
        </w:rPr>
      </w:pPr>
      <w:r w:rsidRPr="00D7077C">
        <w:rPr>
          <w:rFonts w:ascii="Arial" w:hAnsi="Arial" w:cs="Arial"/>
          <w:sz w:val="20"/>
          <w:szCs w:val="20"/>
        </w:rPr>
        <w:t>2.5.2.3.1.</w:t>
      </w:r>
      <w:r w:rsidRPr="00D7077C">
        <w:rPr>
          <w:rFonts w:ascii="Arial" w:hAnsi="Arial" w:cs="Arial"/>
          <w:sz w:val="20"/>
          <w:szCs w:val="20"/>
        </w:rPr>
        <w:tab/>
        <w:t>Graphic artists are welcome to enter the VO LMS during working hours 9 PM to 5 AM(Monday-Friday) for queries and concerns.</w:t>
      </w:r>
    </w:p>
    <w:p w14:paraId="75882EE2" w14:textId="55A154EA" w:rsidR="00D7077C" w:rsidRPr="00D7077C" w:rsidRDefault="00D7077C" w:rsidP="0049053A">
      <w:pPr>
        <w:pStyle w:val="NoSpacing"/>
        <w:ind w:left="1276"/>
        <w:rPr>
          <w:rFonts w:ascii="Arial" w:hAnsi="Arial" w:cs="Arial"/>
          <w:sz w:val="20"/>
          <w:szCs w:val="20"/>
        </w:rPr>
      </w:pPr>
      <w:r w:rsidRPr="00D7077C">
        <w:rPr>
          <w:rFonts w:ascii="Arial" w:hAnsi="Arial" w:cs="Arial"/>
          <w:sz w:val="20"/>
          <w:szCs w:val="20"/>
        </w:rPr>
        <w:t>2.5.2.4.</w:t>
      </w:r>
      <w:r w:rsidR="0049053A">
        <w:rPr>
          <w:rFonts w:ascii="Arial" w:hAnsi="Arial" w:cs="Arial"/>
          <w:sz w:val="20"/>
          <w:szCs w:val="20"/>
        </w:rPr>
        <w:t xml:space="preserve"> </w:t>
      </w:r>
      <w:r w:rsidRPr="00D7077C">
        <w:rPr>
          <w:rFonts w:ascii="Arial" w:hAnsi="Arial" w:cs="Arial"/>
          <w:sz w:val="20"/>
          <w:szCs w:val="20"/>
        </w:rPr>
        <w:t>The initial review will be sent back within 24 hours for any revisions.</w:t>
      </w:r>
    </w:p>
    <w:p w14:paraId="047B77E9" w14:textId="77777777" w:rsidR="00D7077C" w:rsidRPr="00D7077C" w:rsidRDefault="00D7077C" w:rsidP="0049053A">
      <w:pPr>
        <w:pStyle w:val="NoSpacing"/>
        <w:ind w:left="1985" w:hanging="709"/>
        <w:rPr>
          <w:rFonts w:ascii="Arial" w:hAnsi="Arial" w:cs="Arial"/>
          <w:sz w:val="20"/>
          <w:szCs w:val="20"/>
        </w:rPr>
      </w:pPr>
      <w:r w:rsidRPr="00D7077C">
        <w:rPr>
          <w:rFonts w:ascii="Arial" w:hAnsi="Arial" w:cs="Arial"/>
          <w:sz w:val="20"/>
          <w:szCs w:val="20"/>
        </w:rPr>
        <w:t>2.5.2.5.</w:t>
      </w:r>
      <w:r w:rsidRPr="00D7077C">
        <w:rPr>
          <w:rFonts w:ascii="Arial" w:hAnsi="Arial" w:cs="Arial"/>
          <w:sz w:val="20"/>
          <w:szCs w:val="20"/>
        </w:rPr>
        <w:tab/>
        <w:t>Once the images are approved, it will proceed to accounting department for the payment process.</w:t>
      </w:r>
    </w:p>
    <w:p w14:paraId="0FB3D707" w14:textId="77777777" w:rsidR="00D7077C" w:rsidRPr="00D7077C" w:rsidRDefault="00D7077C" w:rsidP="0049053A">
      <w:pPr>
        <w:pStyle w:val="NoSpacing"/>
        <w:ind w:left="1276"/>
        <w:rPr>
          <w:rFonts w:ascii="Arial" w:hAnsi="Arial" w:cs="Arial"/>
          <w:sz w:val="20"/>
          <w:szCs w:val="20"/>
        </w:rPr>
      </w:pPr>
      <w:r w:rsidRPr="00D7077C">
        <w:rPr>
          <w:rFonts w:ascii="Arial" w:hAnsi="Arial" w:cs="Arial"/>
          <w:sz w:val="20"/>
          <w:szCs w:val="20"/>
        </w:rPr>
        <w:t>2.5.2.6.</w:t>
      </w:r>
      <w:r w:rsidRPr="00D7077C">
        <w:rPr>
          <w:rFonts w:ascii="Arial" w:hAnsi="Arial" w:cs="Arial"/>
          <w:sz w:val="20"/>
          <w:szCs w:val="20"/>
        </w:rPr>
        <w:tab/>
        <w:t>Payment is processed every 15th and 30th of the month.</w:t>
      </w:r>
    </w:p>
    <w:p w14:paraId="014CCF8F" w14:textId="77777777" w:rsidR="00D7077C" w:rsidRPr="00D7077C" w:rsidRDefault="00D7077C" w:rsidP="00D7077C">
      <w:pPr>
        <w:pStyle w:val="NoSpacing"/>
        <w:ind w:left="709"/>
        <w:rPr>
          <w:rFonts w:ascii="Arial" w:hAnsi="Arial" w:cs="Arial"/>
          <w:sz w:val="20"/>
          <w:szCs w:val="20"/>
        </w:rPr>
      </w:pPr>
    </w:p>
    <w:p w14:paraId="7AC35446" w14:textId="77777777" w:rsidR="00D7077C" w:rsidRPr="00D7077C" w:rsidRDefault="00D7077C" w:rsidP="00D7077C">
      <w:pPr>
        <w:pStyle w:val="NoSpacing"/>
        <w:ind w:left="709"/>
        <w:rPr>
          <w:rFonts w:ascii="Arial" w:hAnsi="Arial" w:cs="Arial"/>
          <w:sz w:val="20"/>
          <w:szCs w:val="20"/>
        </w:rPr>
      </w:pPr>
      <w:r w:rsidRPr="00D7077C">
        <w:rPr>
          <w:rFonts w:ascii="Arial" w:hAnsi="Arial" w:cs="Arial"/>
          <w:sz w:val="20"/>
          <w:szCs w:val="20"/>
        </w:rPr>
        <w:t>2.5.3.</w:t>
      </w:r>
      <w:r w:rsidRPr="00D7077C">
        <w:rPr>
          <w:rFonts w:ascii="Arial" w:hAnsi="Arial" w:cs="Arial"/>
          <w:sz w:val="20"/>
          <w:szCs w:val="20"/>
        </w:rPr>
        <w:tab/>
        <w:t>Uploading of Lesson</w:t>
      </w:r>
    </w:p>
    <w:p w14:paraId="3284EB88" w14:textId="77777777" w:rsidR="00D7077C" w:rsidRPr="00D7077C" w:rsidRDefault="00D7077C" w:rsidP="00D7077C">
      <w:pPr>
        <w:pStyle w:val="NoSpacing"/>
        <w:ind w:left="709"/>
        <w:rPr>
          <w:rFonts w:ascii="Arial" w:hAnsi="Arial" w:cs="Arial"/>
          <w:sz w:val="20"/>
          <w:szCs w:val="20"/>
        </w:rPr>
      </w:pPr>
    </w:p>
    <w:p w14:paraId="304C8737" w14:textId="77777777" w:rsidR="00D7077C" w:rsidRPr="00D7077C" w:rsidRDefault="00D7077C" w:rsidP="0049053A">
      <w:pPr>
        <w:pStyle w:val="NoSpacing"/>
        <w:ind w:left="1985" w:hanging="709"/>
        <w:rPr>
          <w:rFonts w:ascii="Arial" w:hAnsi="Arial" w:cs="Arial"/>
          <w:sz w:val="20"/>
          <w:szCs w:val="20"/>
        </w:rPr>
      </w:pPr>
      <w:r w:rsidRPr="00D7077C">
        <w:rPr>
          <w:rFonts w:ascii="Arial" w:hAnsi="Arial" w:cs="Arial"/>
          <w:sz w:val="20"/>
          <w:szCs w:val="20"/>
        </w:rPr>
        <w:t>2.5.3.1.</w:t>
      </w:r>
      <w:r w:rsidRPr="00D7077C">
        <w:rPr>
          <w:rFonts w:ascii="Arial" w:hAnsi="Arial" w:cs="Arial"/>
          <w:sz w:val="20"/>
          <w:szCs w:val="20"/>
        </w:rPr>
        <w:tab/>
        <w:t>The approved lesson bundle will be upload to PCQILMS Academy website along with the thumbnail.</w:t>
      </w:r>
    </w:p>
    <w:p w14:paraId="02EC1569" w14:textId="04EB12F9" w:rsidR="00D7077C" w:rsidRPr="00D7077C" w:rsidRDefault="00D7077C" w:rsidP="0049053A">
      <w:pPr>
        <w:pStyle w:val="NoSpacing"/>
        <w:ind w:left="1276"/>
        <w:rPr>
          <w:rFonts w:ascii="Arial" w:hAnsi="Arial" w:cs="Arial"/>
          <w:sz w:val="20"/>
          <w:szCs w:val="20"/>
        </w:rPr>
      </w:pPr>
      <w:r w:rsidRPr="00D7077C">
        <w:rPr>
          <w:rFonts w:ascii="Arial" w:hAnsi="Arial" w:cs="Arial"/>
          <w:sz w:val="20"/>
          <w:szCs w:val="20"/>
        </w:rPr>
        <w:t>2.5.3.2.</w:t>
      </w:r>
      <w:r w:rsidR="0049053A">
        <w:rPr>
          <w:rFonts w:ascii="Arial" w:hAnsi="Arial" w:cs="Arial"/>
          <w:sz w:val="20"/>
          <w:szCs w:val="20"/>
        </w:rPr>
        <w:t xml:space="preserve"> </w:t>
      </w:r>
      <w:r w:rsidRPr="00D7077C">
        <w:rPr>
          <w:rFonts w:ascii="Arial" w:hAnsi="Arial" w:cs="Arial"/>
          <w:sz w:val="20"/>
          <w:szCs w:val="20"/>
        </w:rPr>
        <w:t>The lesson bundle is reuploaded once the images added are approved.</w:t>
      </w:r>
    </w:p>
    <w:p w14:paraId="35FE1B1C" w14:textId="77777777" w:rsidR="00D7077C" w:rsidRPr="00D7077C" w:rsidRDefault="00D7077C" w:rsidP="0049053A">
      <w:pPr>
        <w:pStyle w:val="NoSpacing"/>
        <w:ind w:left="1985" w:hanging="709"/>
        <w:rPr>
          <w:rFonts w:ascii="Arial" w:hAnsi="Arial" w:cs="Arial"/>
          <w:sz w:val="20"/>
          <w:szCs w:val="20"/>
        </w:rPr>
      </w:pPr>
      <w:r w:rsidRPr="00D7077C">
        <w:rPr>
          <w:rFonts w:ascii="Arial" w:hAnsi="Arial" w:cs="Arial"/>
          <w:sz w:val="20"/>
          <w:szCs w:val="20"/>
        </w:rPr>
        <w:t>2.5.3.3.</w:t>
      </w:r>
      <w:r w:rsidRPr="00D7077C">
        <w:rPr>
          <w:rFonts w:ascii="Arial" w:hAnsi="Arial" w:cs="Arial"/>
          <w:sz w:val="20"/>
          <w:szCs w:val="20"/>
        </w:rPr>
        <w:tab/>
        <w:t>All internal lessons shall be uploaded to Moodle. This includes presentations and all training conducted by Internal Training School.</w:t>
      </w:r>
    </w:p>
    <w:p w14:paraId="64572515" w14:textId="0151BF1F" w:rsidR="00D7077C" w:rsidRDefault="00D7077C" w:rsidP="0049053A">
      <w:pPr>
        <w:pStyle w:val="NoSpacing"/>
        <w:ind w:left="1985" w:hanging="709"/>
        <w:rPr>
          <w:rFonts w:ascii="Arial" w:hAnsi="Arial" w:cs="Arial"/>
          <w:sz w:val="20"/>
          <w:szCs w:val="20"/>
        </w:rPr>
      </w:pPr>
      <w:r w:rsidRPr="00D7077C">
        <w:rPr>
          <w:rFonts w:ascii="Arial" w:hAnsi="Arial" w:cs="Arial"/>
          <w:sz w:val="20"/>
          <w:szCs w:val="20"/>
        </w:rPr>
        <w:t xml:space="preserve">2.5.3.4 </w:t>
      </w:r>
      <w:r w:rsidRPr="00D7077C">
        <w:rPr>
          <w:rFonts w:ascii="Arial" w:hAnsi="Arial" w:cs="Arial"/>
          <w:sz w:val="20"/>
          <w:szCs w:val="20"/>
        </w:rPr>
        <w:tab/>
        <w:t>All Quality Management System bundle lesson will be uploaded to PCQI Learning Management Academy site.</w:t>
      </w:r>
    </w:p>
    <w:p w14:paraId="381DB046" w14:textId="6600471E" w:rsidR="000E4EA6" w:rsidRDefault="000E4EA6" w:rsidP="0049053A">
      <w:pPr>
        <w:pStyle w:val="NoSpacing"/>
        <w:ind w:left="1985" w:hanging="709"/>
        <w:rPr>
          <w:rFonts w:ascii="Arial" w:hAnsi="Arial" w:cs="Arial"/>
          <w:sz w:val="20"/>
          <w:szCs w:val="20"/>
        </w:rPr>
      </w:pPr>
    </w:p>
    <w:p w14:paraId="33B53F76" w14:textId="4B506B7B" w:rsidR="000E4EA6" w:rsidRDefault="000E4EA6" w:rsidP="0049053A">
      <w:pPr>
        <w:pStyle w:val="NoSpacing"/>
        <w:ind w:left="1985" w:hanging="709"/>
        <w:rPr>
          <w:rFonts w:ascii="Arial" w:hAnsi="Arial" w:cs="Arial"/>
          <w:sz w:val="20"/>
          <w:szCs w:val="20"/>
        </w:rPr>
      </w:pPr>
    </w:p>
    <w:p w14:paraId="673830D0" w14:textId="71B58150" w:rsidR="000E4EA6" w:rsidRDefault="000E4EA6" w:rsidP="0049053A">
      <w:pPr>
        <w:pStyle w:val="NoSpacing"/>
        <w:ind w:left="1985" w:hanging="709"/>
        <w:rPr>
          <w:rFonts w:ascii="Arial" w:hAnsi="Arial" w:cs="Arial"/>
          <w:sz w:val="20"/>
          <w:szCs w:val="20"/>
        </w:rPr>
      </w:pPr>
    </w:p>
    <w:p w14:paraId="5B2ECD87" w14:textId="2D8F8A70" w:rsidR="000E4EA6" w:rsidRDefault="000E4EA6" w:rsidP="0049053A">
      <w:pPr>
        <w:pStyle w:val="NoSpacing"/>
        <w:ind w:left="1985" w:hanging="709"/>
        <w:rPr>
          <w:rFonts w:ascii="Arial" w:hAnsi="Arial" w:cs="Arial"/>
          <w:sz w:val="20"/>
          <w:szCs w:val="20"/>
        </w:rPr>
      </w:pPr>
    </w:p>
    <w:p w14:paraId="76BEAEB8" w14:textId="0C41C65A" w:rsidR="000E4EA6" w:rsidRDefault="000E4EA6" w:rsidP="0049053A">
      <w:pPr>
        <w:pStyle w:val="NoSpacing"/>
        <w:ind w:left="1985" w:hanging="709"/>
        <w:rPr>
          <w:rFonts w:ascii="Arial" w:hAnsi="Arial" w:cs="Arial"/>
          <w:sz w:val="20"/>
          <w:szCs w:val="20"/>
        </w:rPr>
      </w:pPr>
    </w:p>
    <w:p w14:paraId="526327C3" w14:textId="40F93F1A" w:rsidR="000E4EA6" w:rsidRDefault="000E4EA6" w:rsidP="0049053A">
      <w:pPr>
        <w:pStyle w:val="NoSpacing"/>
        <w:ind w:left="1985" w:hanging="709"/>
        <w:rPr>
          <w:rFonts w:ascii="Arial" w:hAnsi="Arial" w:cs="Arial"/>
          <w:sz w:val="20"/>
          <w:szCs w:val="20"/>
        </w:rPr>
      </w:pPr>
    </w:p>
    <w:p w14:paraId="34F6AB6D" w14:textId="761B4C69" w:rsidR="000E4EA6" w:rsidRDefault="000E4EA6" w:rsidP="0049053A">
      <w:pPr>
        <w:pStyle w:val="NoSpacing"/>
        <w:ind w:left="1985" w:hanging="709"/>
        <w:rPr>
          <w:rFonts w:ascii="Arial" w:hAnsi="Arial" w:cs="Arial"/>
          <w:sz w:val="20"/>
          <w:szCs w:val="20"/>
        </w:rPr>
      </w:pPr>
    </w:p>
    <w:p w14:paraId="104F53DB" w14:textId="4E50A7D6" w:rsidR="000E4EA6" w:rsidRDefault="000E4EA6" w:rsidP="0049053A">
      <w:pPr>
        <w:pStyle w:val="NoSpacing"/>
        <w:ind w:left="1985" w:hanging="709"/>
        <w:rPr>
          <w:rFonts w:ascii="Arial" w:hAnsi="Arial" w:cs="Arial"/>
          <w:sz w:val="20"/>
          <w:szCs w:val="20"/>
        </w:rPr>
      </w:pPr>
    </w:p>
    <w:p w14:paraId="0743AE30" w14:textId="4A7E1B10" w:rsidR="000E4EA6" w:rsidRDefault="000E4EA6" w:rsidP="0049053A">
      <w:pPr>
        <w:pStyle w:val="NoSpacing"/>
        <w:ind w:left="1985" w:hanging="709"/>
        <w:rPr>
          <w:rFonts w:ascii="Arial" w:hAnsi="Arial" w:cs="Arial"/>
          <w:sz w:val="20"/>
          <w:szCs w:val="20"/>
        </w:rPr>
      </w:pPr>
    </w:p>
    <w:p w14:paraId="62E1146B" w14:textId="6FD94461" w:rsidR="000E4EA6" w:rsidRDefault="000E4EA6" w:rsidP="0049053A">
      <w:pPr>
        <w:pStyle w:val="NoSpacing"/>
        <w:ind w:left="1985" w:hanging="709"/>
        <w:rPr>
          <w:rFonts w:ascii="Arial" w:hAnsi="Arial" w:cs="Arial"/>
          <w:sz w:val="20"/>
          <w:szCs w:val="20"/>
        </w:rPr>
      </w:pPr>
    </w:p>
    <w:p w14:paraId="440EF4B6" w14:textId="0CCED4BE" w:rsidR="000E4EA6" w:rsidRDefault="000E4EA6" w:rsidP="004B412E">
      <w:pPr>
        <w:pStyle w:val="NoSpacing"/>
        <w:rPr>
          <w:rFonts w:ascii="Arial" w:hAnsi="Arial" w:cs="Arial"/>
          <w:sz w:val="20"/>
          <w:szCs w:val="20"/>
        </w:rPr>
      </w:pPr>
    </w:p>
    <w:p w14:paraId="75C442B4" w14:textId="431CD2EF" w:rsidR="000E4EA6" w:rsidRDefault="000E4EA6" w:rsidP="0049053A">
      <w:pPr>
        <w:pStyle w:val="NoSpacing"/>
        <w:ind w:left="1985" w:hanging="709"/>
        <w:rPr>
          <w:rFonts w:ascii="Arial" w:hAnsi="Arial" w:cs="Arial"/>
          <w:sz w:val="20"/>
          <w:szCs w:val="20"/>
        </w:rPr>
      </w:pPr>
    </w:p>
    <w:p w14:paraId="43D4E29B" w14:textId="59062E99" w:rsidR="00F8422D" w:rsidRDefault="00F8422D" w:rsidP="0049053A">
      <w:pPr>
        <w:pStyle w:val="NoSpacing"/>
        <w:ind w:left="1985" w:hanging="709"/>
        <w:rPr>
          <w:rFonts w:ascii="Arial" w:hAnsi="Arial" w:cs="Arial"/>
          <w:sz w:val="20"/>
          <w:szCs w:val="20"/>
        </w:rPr>
      </w:pPr>
    </w:p>
    <w:p w14:paraId="5D3678B3" w14:textId="77777777" w:rsidR="00F8422D" w:rsidRDefault="00F8422D" w:rsidP="0049053A">
      <w:pPr>
        <w:pStyle w:val="NoSpacing"/>
        <w:ind w:left="1985" w:hanging="709"/>
        <w:rPr>
          <w:rFonts w:ascii="Arial" w:hAnsi="Arial" w:cs="Arial"/>
          <w:sz w:val="20"/>
          <w:szCs w:val="20"/>
        </w:rPr>
      </w:pPr>
    </w:p>
    <w:p w14:paraId="0103A4E2" w14:textId="03D92F3F" w:rsidR="000E4EA6" w:rsidRDefault="000E4EA6" w:rsidP="0049053A">
      <w:pPr>
        <w:pStyle w:val="NoSpacing"/>
        <w:ind w:left="1985" w:hanging="709"/>
        <w:rPr>
          <w:rFonts w:ascii="Arial" w:hAnsi="Arial" w:cs="Arial"/>
          <w:sz w:val="20"/>
          <w:szCs w:val="20"/>
        </w:rPr>
      </w:pPr>
    </w:p>
    <w:bookmarkStart w:id="23" w:name="_Toc116382439"/>
    <w:p w14:paraId="739F7927" w14:textId="6E34F108" w:rsidR="000E4EA6" w:rsidRDefault="000E4EA6" w:rsidP="000E4EA6">
      <w:pPr>
        <w:pStyle w:val="Heading1"/>
      </w:pPr>
      <w:r>
        <w:rPr>
          <w:rFonts w:ascii="Arial" w:hAnsi="Arial" w:cs="Arial"/>
          <w:noProof/>
          <w:sz w:val="20"/>
          <w:szCs w:val="20"/>
        </w:rPr>
        <w:lastRenderedPageBreak/>
        <mc:AlternateContent>
          <mc:Choice Requires="wps">
            <w:drawing>
              <wp:anchor distT="0" distB="0" distL="114300" distR="114300" simplePos="0" relativeHeight="251662336" behindDoc="0" locked="0" layoutInCell="1" allowOverlap="1" wp14:anchorId="7C8A5500" wp14:editId="7A5E014A">
                <wp:simplePos x="0" y="0"/>
                <wp:positionH relativeFrom="margin">
                  <wp:posOffset>99060</wp:posOffset>
                </wp:positionH>
                <wp:positionV relativeFrom="paragraph">
                  <wp:posOffset>74930</wp:posOffset>
                </wp:positionV>
                <wp:extent cx="5920740" cy="304800"/>
                <wp:effectExtent l="0" t="0" r="22860" b="19050"/>
                <wp:wrapNone/>
                <wp:docPr id="3" name="Text Box 3"/>
                <wp:cNvGraphicFramePr/>
                <a:graphic xmlns:a="http://schemas.openxmlformats.org/drawingml/2006/main">
                  <a:graphicData uri="http://schemas.microsoft.com/office/word/2010/wordprocessingShape">
                    <wps:wsp>
                      <wps:cNvSpPr txBox="1"/>
                      <wps:spPr>
                        <a:xfrm>
                          <a:off x="0" y="0"/>
                          <a:ext cx="5920740" cy="304800"/>
                        </a:xfrm>
                        <a:prstGeom prst="rect">
                          <a:avLst/>
                        </a:prstGeom>
                        <a:solidFill>
                          <a:srgbClr val="00B0F0"/>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C669559" w14:textId="2950A684" w:rsidR="000E4EA6" w:rsidRPr="000E4EA6" w:rsidRDefault="000E4EA6" w:rsidP="0002466C">
                            <w:pPr>
                              <w:pStyle w:val="Heading1"/>
                              <w:shd w:val="clear" w:color="auto" w:fill="0070C0"/>
                              <w:spacing w:before="100" w:beforeAutospacing="1"/>
                              <w:jc w:val="center"/>
                              <w:rPr>
                                <w:rFonts w:ascii="Arial" w:hAnsi="Arial" w:cs="Arial"/>
                                <w:b/>
                                <w:bCs/>
                                <w:color w:val="auto"/>
                                <w:sz w:val="24"/>
                                <w:szCs w:val="24"/>
                              </w:rPr>
                            </w:pPr>
                            <w:bookmarkStart w:id="24" w:name="_Toc116382440"/>
                            <w:r w:rsidRPr="000E4EA6">
                              <w:rPr>
                                <w:rFonts w:ascii="Arial" w:hAnsi="Arial" w:cs="Arial"/>
                                <w:b/>
                                <w:bCs/>
                                <w:color w:val="auto"/>
                                <w:sz w:val="24"/>
                                <w:szCs w:val="24"/>
                              </w:rPr>
                              <w:t xml:space="preserve">PART 3: </w:t>
                            </w:r>
                            <w:r w:rsidR="004B412E">
                              <w:rPr>
                                <w:rFonts w:ascii="Arial" w:hAnsi="Arial" w:cs="Arial"/>
                                <w:b/>
                                <w:bCs/>
                                <w:color w:val="auto"/>
                                <w:sz w:val="24"/>
                                <w:szCs w:val="24"/>
                              </w:rPr>
                              <w:t>TIMEKEEPING AND PAYROLL</w:t>
                            </w:r>
                            <w:bookmarkEnd w:id="24"/>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8A5500" id="Text Box 3" o:spid="_x0000_s1028" type="#_x0000_t202" style="position:absolute;margin-left:7.8pt;margin-top:5.9pt;width:466.2pt;height:24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" fillcolor="#00b0f0" strokeweight=".5pt">
                <v:textbox>
                  <w:txbxContent>
                    <w:p w14:paraId="7C669559" w14:textId="2950A684" w:rsidR="000E4EA6" w:rsidRPr="000E4EA6" w:rsidRDefault="000E4EA6" w:rsidP="0002466C">
                      <w:pPr>
                        <w:pStyle w:val="Heading1"/>
                        <w:shd w:val="clear" w:color="auto" w:fill="0070C0"/>
                        <w:spacing w:before="100" w:beforeAutospacing="1"/>
                        <w:jc w:val="center"/>
                        <w:rPr>
                          <w:rFonts w:ascii="Arial" w:hAnsi="Arial" w:cs="Arial"/>
                          <w:b/>
                          <w:bCs/>
                          <w:color w:val="auto"/>
                          <w:sz w:val="24"/>
                          <w:szCs w:val="24"/>
                        </w:rPr>
                      </w:pPr>
                      <w:bookmarkStart w:id="15" w:name="_Toc116382440"/>
                      <w:r w:rsidRPr="000E4EA6">
                        <w:rPr>
                          <w:rFonts w:ascii="Arial" w:hAnsi="Arial" w:cs="Arial"/>
                          <w:b/>
                          <w:bCs/>
                          <w:color w:val="auto"/>
                          <w:sz w:val="24"/>
                          <w:szCs w:val="24"/>
                        </w:rPr>
                        <w:t xml:space="preserve">PART 3: </w:t>
                      </w:r>
                      <w:r w:rsidR="004B412E">
                        <w:rPr>
                          <w:rFonts w:ascii="Arial" w:hAnsi="Arial" w:cs="Arial"/>
                          <w:b/>
                          <w:bCs/>
                          <w:color w:val="auto"/>
                          <w:sz w:val="24"/>
                          <w:szCs w:val="24"/>
                        </w:rPr>
                        <w:t>TIMEKEEPING AND PAYROLL</w:t>
                      </w:r>
                      <w:bookmarkEnd w:id="15"/>
                    </w:p>
                  </w:txbxContent>
                </v:textbox>
                <w10:wrap anchorx="margin"/>
              </v:shape>
            </w:pict>
          </mc:Fallback>
        </mc:AlternateContent>
      </w:r>
      <w:bookmarkEnd w:id="23"/>
    </w:p>
    <w:p w14:paraId="6CB42E52" w14:textId="5761FC2B" w:rsidR="00DE4E65" w:rsidRDefault="00DE4E65" w:rsidP="00DE4E65">
      <w:pPr>
        <w:rPr>
          <w:rFonts w:asciiTheme="majorHAnsi" w:eastAsiaTheme="majorEastAsia" w:hAnsiTheme="majorHAnsi" w:cstheme="majorBidi"/>
          <w:color w:val="2F5496" w:themeColor="accent1" w:themeShade="BF"/>
          <w:sz w:val="32"/>
          <w:szCs w:val="32"/>
        </w:rPr>
      </w:pPr>
    </w:p>
    <w:p w14:paraId="6513EB8A" w14:textId="0DB75BCA" w:rsidR="00DE4E65" w:rsidRDefault="00A746B1" w:rsidP="00DE4E65">
      <w:pPr>
        <w:pStyle w:val="Heading2"/>
        <w:rPr>
          <w:rFonts w:ascii="Arial" w:hAnsi="Arial" w:cs="Arial"/>
          <w:color w:val="auto"/>
          <w:sz w:val="22"/>
          <w:szCs w:val="22"/>
        </w:rPr>
      </w:pPr>
      <w:bookmarkStart w:id="25" w:name="_Toc116382441"/>
      <w:r w:rsidRPr="00A746B1">
        <w:rPr>
          <w:rFonts w:ascii="Arial" w:hAnsi="Arial" w:cs="Arial"/>
          <w:color w:val="auto"/>
          <w:sz w:val="22"/>
          <w:szCs w:val="22"/>
        </w:rPr>
        <w:t>3.1</w:t>
      </w:r>
      <w:r>
        <w:rPr>
          <w:rFonts w:ascii="Arial" w:hAnsi="Arial" w:cs="Arial"/>
          <w:color w:val="auto"/>
          <w:sz w:val="22"/>
          <w:szCs w:val="22"/>
        </w:rPr>
        <w:t xml:space="preserve"> Timekeeping</w:t>
      </w:r>
      <w:bookmarkEnd w:id="25"/>
    </w:p>
    <w:p w14:paraId="1401A6ED" w14:textId="77777777" w:rsidR="004B412E" w:rsidRPr="004B412E" w:rsidRDefault="004B412E" w:rsidP="004B412E">
      <w:pPr>
        <w:pStyle w:val="NoSpacing"/>
      </w:pPr>
    </w:p>
    <w:p w14:paraId="275F2669" w14:textId="77777777" w:rsidR="004B412E" w:rsidRPr="004B412E" w:rsidRDefault="004B412E" w:rsidP="000B6CDE">
      <w:pPr>
        <w:pStyle w:val="NoSpacing"/>
        <w:jc w:val="both"/>
        <w:rPr>
          <w:rFonts w:ascii="Arial" w:hAnsi="Arial" w:cs="Arial"/>
          <w:sz w:val="20"/>
          <w:szCs w:val="20"/>
        </w:rPr>
      </w:pPr>
      <w:r w:rsidRPr="004B412E">
        <w:rPr>
          <w:rFonts w:ascii="Arial" w:hAnsi="Arial" w:cs="Arial"/>
          <w:sz w:val="20"/>
          <w:szCs w:val="20"/>
        </w:rPr>
        <w:tab/>
        <w:t xml:space="preserve">All Virtual Assistants must electronically or manually record their actual hours performed. If done virtually, use the Service Log which can be found at the PRP System, and if through manually, use an Excel file. </w:t>
      </w:r>
    </w:p>
    <w:p w14:paraId="085147F7" w14:textId="77777777" w:rsidR="004B412E" w:rsidRPr="004B412E" w:rsidRDefault="004B412E" w:rsidP="000B6CDE">
      <w:pPr>
        <w:pStyle w:val="NoSpacing"/>
        <w:jc w:val="both"/>
        <w:rPr>
          <w:rFonts w:ascii="Arial" w:hAnsi="Arial" w:cs="Arial"/>
          <w:sz w:val="20"/>
          <w:szCs w:val="20"/>
        </w:rPr>
      </w:pPr>
    </w:p>
    <w:p w14:paraId="31427C96" w14:textId="77777777" w:rsidR="004B412E" w:rsidRPr="004B412E" w:rsidRDefault="004B412E" w:rsidP="000B6CDE">
      <w:pPr>
        <w:pStyle w:val="NoSpacing"/>
        <w:ind w:firstLine="720"/>
        <w:jc w:val="both"/>
        <w:rPr>
          <w:rFonts w:ascii="Arial" w:hAnsi="Arial" w:cs="Arial"/>
          <w:sz w:val="20"/>
          <w:szCs w:val="20"/>
        </w:rPr>
      </w:pPr>
      <w:r w:rsidRPr="004B412E">
        <w:rPr>
          <w:rFonts w:ascii="Arial" w:hAnsi="Arial" w:cs="Arial"/>
          <w:sz w:val="20"/>
          <w:szCs w:val="20"/>
        </w:rPr>
        <w:t>All Virtual Assistants subject to this policy are required to accurately record all time performed.</w:t>
      </w:r>
    </w:p>
    <w:p w14:paraId="5EB266A0" w14:textId="77777777" w:rsidR="004B412E" w:rsidRPr="004B412E" w:rsidRDefault="004B412E" w:rsidP="000B6CDE">
      <w:pPr>
        <w:pStyle w:val="NoSpacing"/>
        <w:jc w:val="both"/>
        <w:rPr>
          <w:rFonts w:ascii="Arial" w:hAnsi="Arial" w:cs="Arial"/>
          <w:sz w:val="20"/>
          <w:szCs w:val="20"/>
        </w:rPr>
      </w:pPr>
    </w:p>
    <w:p w14:paraId="3193ED71" w14:textId="0641C5EA" w:rsidR="004B412E" w:rsidRDefault="004B412E" w:rsidP="000B6CDE">
      <w:pPr>
        <w:pStyle w:val="NoSpacing"/>
        <w:ind w:firstLine="709"/>
        <w:jc w:val="both"/>
        <w:rPr>
          <w:rFonts w:ascii="Arial" w:hAnsi="Arial" w:cs="Arial"/>
          <w:sz w:val="20"/>
          <w:szCs w:val="20"/>
        </w:rPr>
      </w:pPr>
      <w:r w:rsidRPr="004B412E">
        <w:rPr>
          <w:rFonts w:ascii="Arial" w:hAnsi="Arial" w:cs="Arial"/>
          <w:sz w:val="20"/>
          <w:szCs w:val="20"/>
        </w:rPr>
        <w:t>The work schedule is weekdays from Monday to Friday. All Virtual Assistants are required to complete their service logs before the weekends. “No service logs, no payroll” is strictly implemented.</w:t>
      </w:r>
    </w:p>
    <w:p w14:paraId="24525B2E" w14:textId="77777777" w:rsidR="004B412E" w:rsidRPr="004B412E" w:rsidRDefault="004B412E" w:rsidP="004B412E">
      <w:pPr>
        <w:pStyle w:val="NoSpacing"/>
        <w:ind w:firstLine="709"/>
        <w:rPr>
          <w:rFonts w:ascii="Arial" w:hAnsi="Arial" w:cs="Arial"/>
          <w:sz w:val="20"/>
          <w:szCs w:val="20"/>
        </w:rPr>
      </w:pPr>
    </w:p>
    <w:p w14:paraId="2275D44D" w14:textId="635580CE" w:rsidR="004B412E" w:rsidRPr="004B412E" w:rsidRDefault="004B412E" w:rsidP="004B412E">
      <w:pPr>
        <w:ind w:left="709"/>
      </w:pPr>
      <w:r>
        <w:rPr>
          <w:rFonts w:ascii="Arial" w:hAnsi="Arial" w:cs="Arial"/>
          <w:sz w:val="20"/>
          <w:szCs w:val="20"/>
        </w:rPr>
        <w:t>3.1.1 Service Log</w:t>
      </w:r>
      <w:r>
        <w:tab/>
      </w:r>
    </w:p>
    <w:p w14:paraId="4BCAF116" w14:textId="62877AC4" w:rsidR="000B6CDE" w:rsidRPr="000B6CDE" w:rsidRDefault="000B6CDE" w:rsidP="000B6CDE">
      <w:pPr>
        <w:pStyle w:val="NoSpacing"/>
        <w:ind w:firstLine="709"/>
        <w:jc w:val="both"/>
        <w:rPr>
          <w:rFonts w:ascii="Arial" w:hAnsi="Arial" w:cs="Arial"/>
          <w:sz w:val="20"/>
          <w:szCs w:val="20"/>
        </w:rPr>
      </w:pPr>
      <w:r>
        <w:rPr>
          <w:rFonts w:ascii="Arial" w:hAnsi="Arial" w:cs="Arial"/>
          <w:sz w:val="20"/>
          <w:szCs w:val="20"/>
        </w:rPr>
        <w:tab/>
      </w:r>
      <w:r>
        <w:rPr>
          <w:rFonts w:ascii="Arial" w:hAnsi="Arial" w:cs="Arial"/>
          <w:sz w:val="20"/>
          <w:szCs w:val="20"/>
        </w:rPr>
        <w:tab/>
      </w:r>
      <w:r w:rsidRPr="000B6CDE">
        <w:rPr>
          <w:rFonts w:ascii="Arial" w:hAnsi="Arial" w:cs="Arial"/>
          <w:sz w:val="20"/>
          <w:szCs w:val="20"/>
        </w:rPr>
        <w:t>3.1.1.1</w:t>
      </w:r>
      <w:r w:rsidRPr="000B6CDE">
        <w:rPr>
          <w:rFonts w:ascii="Arial" w:hAnsi="Arial" w:cs="Arial"/>
          <w:sz w:val="20"/>
          <w:szCs w:val="20"/>
        </w:rPr>
        <w:tab/>
        <w:t>All Virtual Assistant must have a username and password in the PRP system.</w:t>
      </w:r>
    </w:p>
    <w:p w14:paraId="438FC92A" w14:textId="77777777" w:rsidR="000B6CDE" w:rsidRPr="000B6CDE" w:rsidRDefault="000B6CDE" w:rsidP="000B6CDE">
      <w:pPr>
        <w:pStyle w:val="NoSpacing"/>
        <w:ind w:left="720" w:firstLine="720"/>
        <w:jc w:val="both"/>
        <w:rPr>
          <w:rFonts w:ascii="Arial" w:hAnsi="Arial" w:cs="Arial"/>
          <w:sz w:val="20"/>
          <w:szCs w:val="20"/>
        </w:rPr>
      </w:pPr>
      <w:r w:rsidRPr="000B6CDE">
        <w:rPr>
          <w:rFonts w:ascii="Arial" w:hAnsi="Arial" w:cs="Arial"/>
          <w:sz w:val="20"/>
          <w:szCs w:val="20"/>
        </w:rPr>
        <w:t>3.1.1.2</w:t>
      </w:r>
      <w:r w:rsidRPr="000B6CDE">
        <w:rPr>
          <w:rFonts w:ascii="Arial" w:hAnsi="Arial" w:cs="Arial"/>
          <w:sz w:val="20"/>
          <w:szCs w:val="20"/>
        </w:rPr>
        <w:tab/>
        <w:t>All Virtual Assistant must update their logs on a daily and weekly basis.</w:t>
      </w:r>
    </w:p>
    <w:p w14:paraId="7E251783" w14:textId="77777777" w:rsidR="000B6CDE" w:rsidRPr="000B6CDE" w:rsidRDefault="000B6CDE" w:rsidP="000B6CDE">
      <w:pPr>
        <w:pStyle w:val="NoSpacing"/>
        <w:ind w:left="720" w:firstLine="720"/>
        <w:jc w:val="both"/>
        <w:rPr>
          <w:rFonts w:ascii="Arial" w:hAnsi="Arial" w:cs="Arial"/>
          <w:sz w:val="20"/>
          <w:szCs w:val="20"/>
        </w:rPr>
      </w:pPr>
      <w:r w:rsidRPr="000B6CDE">
        <w:rPr>
          <w:rFonts w:ascii="Arial" w:hAnsi="Arial" w:cs="Arial"/>
          <w:sz w:val="20"/>
          <w:szCs w:val="20"/>
        </w:rPr>
        <w:t>3.1.1.3</w:t>
      </w:r>
      <w:r w:rsidRPr="000B6CDE">
        <w:rPr>
          <w:rFonts w:ascii="Arial" w:hAnsi="Arial" w:cs="Arial"/>
          <w:sz w:val="20"/>
          <w:szCs w:val="20"/>
        </w:rPr>
        <w:tab/>
        <w:t>All service log must be breakdown properly according to standard:</w:t>
      </w:r>
    </w:p>
    <w:p w14:paraId="7BFBB4B5" w14:textId="7EDC4041" w:rsidR="000B6CDE" w:rsidRDefault="000B6CDE" w:rsidP="000B6CDE">
      <w:pPr>
        <w:pStyle w:val="NoSpacing"/>
        <w:ind w:left="1440" w:firstLine="720"/>
        <w:jc w:val="both"/>
        <w:rPr>
          <w:rFonts w:ascii="Arial" w:hAnsi="Arial" w:cs="Arial"/>
          <w:sz w:val="20"/>
          <w:szCs w:val="20"/>
        </w:rPr>
      </w:pPr>
      <w:r w:rsidRPr="000B6CDE">
        <w:rPr>
          <w:rFonts w:ascii="Arial" w:hAnsi="Arial" w:cs="Arial"/>
          <w:sz w:val="20"/>
          <w:szCs w:val="20"/>
        </w:rPr>
        <w:t>3.1.1.3.1</w:t>
      </w:r>
      <w:r>
        <w:rPr>
          <w:rFonts w:ascii="Arial" w:hAnsi="Arial" w:cs="Arial"/>
          <w:sz w:val="20"/>
          <w:szCs w:val="20"/>
        </w:rPr>
        <w:t xml:space="preserve"> </w:t>
      </w:r>
      <w:r w:rsidRPr="000B6CDE">
        <w:rPr>
          <w:rFonts w:ascii="Arial" w:hAnsi="Arial" w:cs="Arial"/>
          <w:sz w:val="20"/>
          <w:szCs w:val="20"/>
        </w:rPr>
        <w:t>Service Log thru Services</w:t>
      </w:r>
    </w:p>
    <w:p w14:paraId="6578C49C" w14:textId="539986D1" w:rsidR="000B6CDE" w:rsidRDefault="000B6CDE" w:rsidP="000B6CDE">
      <w:pPr>
        <w:pStyle w:val="NoSpacing"/>
        <w:ind w:firstLine="709"/>
        <w:jc w:val="both"/>
        <w:rPr>
          <w:rFonts w:ascii="Arial" w:hAnsi="Arial" w:cs="Arial"/>
          <w:noProof/>
        </w:rPr>
      </w:pPr>
      <w:r>
        <w:rPr>
          <w:rFonts w:ascii="Arial" w:hAnsi="Arial" w:cs="Arial"/>
          <w:noProof/>
        </w:rPr>
        <w:t xml:space="preserve">                      </w:t>
      </w:r>
      <w:r w:rsidRPr="00ED3A3D">
        <w:rPr>
          <w:rFonts w:ascii="Arial" w:hAnsi="Arial" w:cs="Arial"/>
          <w:noProof/>
        </w:rPr>
        <w:drawing>
          <wp:inline distT="0" distB="0" distL="0" distR="0" wp14:anchorId="4B60793F" wp14:editId="4F184CC3">
            <wp:extent cx="4272455" cy="252168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278864" cy="2525468"/>
                    </a:xfrm>
                    <a:prstGeom prst="rect">
                      <a:avLst/>
                    </a:prstGeom>
                  </pic:spPr>
                </pic:pic>
              </a:graphicData>
            </a:graphic>
          </wp:inline>
        </w:drawing>
      </w:r>
    </w:p>
    <w:p w14:paraId="7F57B721" w14:textId="0972CF26" w:rsidR="000B6CDE" w:rsidRPr="000B6CDE" w:rsidRDefault="000B6CDE" w:rsidP="000B6CDE">
      <w:pPr>
        <w:pStyle w:val="ListParagraph"/>
        <w:numPr>
          <w:ilvl w:val="4"/>
          <w:numId w:val="4"/>
        </w:numPr>
        <w:spacing w:after="0"/>
        <w:ind w:left="2977" w:hanging="850"/>
        <w:jc w:val="both"/>
        <w:rPr>
          <w:rFonts w:ascii="Arial" w:hAnsi="Arial" w:cs="Arial"/>
          <w:sz w:val="20"/>
          <w:szCs w:val="20"/>
        </w:rPr>
      </w:pPr>
      <w:r w:rsidRPr="000B6CDE">
        <w:rPr>
          <w:rFonts w:ascii="Arial" w:hAnsi="Arial" w:cs="Arial"/>
          <w:sz w:val="20"/>
          <w:szCs w:val="20"/>
        </w:rPr>
        <w:t xml:space="preserve"> Service Log thru Mass Upload. Submit an excel file to IT personnel.</w:t>
      </w:r>
    </w:p>
    <w:p w14:paraId="6347497B" w14:textId="77777777" w:rsidR="000B6CDE" w:rsidRPr="00ED3A3D" w:rsidRDefault="000B6CDE" w:rsidP="000B6CDE">
      <w:pPr>
        <w:pStyle w:val="ListParagraph"/>
        <w:tabs>
          <w:tab w:val="left" w:pos="2552"/>
        </w:tabs>
        <w:spacing w:after="0"/>
        <w:ind w:left="1701"/>
        <w:jc w:val="both"/>
        <w:rPr>
          <w:rFonts w:ascii="Arial" w:hAnsi="Arial" w:cs="Arial"/>
          <w:sz w:val="20"/>
          <w:szCs w:val="20"/>
        </w:rPr>
      </w:pPr>
    </w:p>
    <w:p w14:paraId="43D5E24F" w14:textId="5F151506" w:rsidR="000B6CDE" w:rsidRDefault="000B6CDE" w:rsidP="000B6CDE">
      <w:pPr>
        <w:pStyle w:val="NoSpacing"/>
        <w:ind w:left="720" w:firstLine="720"/>
        <w:jc w:val="both"/>
        <w:rPr>
          <w:rFonts w:ascii="Arial" w:hAnsi="Arial" w:cs="Arial"/>
          <w:sz w:val="20"/>
          <w:szCs w:val="20"/>
        </w:rPr>
      </w:pPr>
      <w:r w:rsidRPr="00ED3A3D">
        <w:rPr>
          <w:rFonts w:ascii="Arial" w:hAnsi="Arial" w:cs="Arial"/>
          <w:noProof/>
        </w:rPr>
        <w:drawing>
          <wp:inline distT="0" distB="0" distL="0" distR="0" wp14:anchorId="1A14987F" wp14:editId="232B10B0">
            <wp:extent cx="4991100" cy="143345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82805" cy="1459794"/>
                    </a:xfrm>
                    <a:prstGeom prst="rect">
                      <a:avLst/>
                    </a:prstGeom>
                  </pic:spPr>
                </pic:pic>
              </a:graphicData>
            </a:graphic>
          </wp:inline>
        </w:drawing>
      </w:r>
    </w:p>
    <w:p w14:paraId="46D481D6" w14:textId="6185D5D7" w:rsidR="000B6CDE" w:rsidRDefault="000B6CDE" w:rsidP="000B6CDE">
      <w:pPr>
        <w:pStyle w:val="NoSpacing"/>
        <w:ind w:left="720" w:firstLine="720"/>
        <w:jc w:val="both"/>
        <w:rPr>
          <w:rFonts w:ascii="Arial" w:hAnsi="Arial" w:cs="Arial"/>
          <w:sz w:val="20"/>
          <w:szCs w:val="20"/>
        </w:rPr>
      </w:pPr>
    </w:p>
    <w:p w14:paraId="666996E8" w14:textId="7BCF4182" w:rsidR="000B6CDE" w:rsidRDefault="000B6CDE" w:rsidP="000B6CDE">
      <w:pPr>
        <w:pStyle w:val="NoSpacing"/>
        <w:ind w:left="720" w:firstLine="720"/>
        <w:jc w:val="both"/>
        <w:rPr>
          <w:rFonts w:ascii="Arial" w:hAnsi="Arial" w:cs="Arial"/>
          <w:sz w:val="20"/>
          <w:szCs w:val="20"/>
        </w:rPr>
      </w:pPr>
    </w:p>
    <w:p w14:paraId="5DE4F406" w14:textId="69B2701C" w:rsidR="000B6CDE" w:rsidRPr="007F1FC0" w:rsidRDefault="000B6CDE" w:rsidP="007F1FC0">
      <w:pPr>
        <w:pStyle w:val="ListParagraph"/>
        <w:numPr>
          <w:ilvl w:val="4"/>
          <w:numId w:val="4"/>
        </w:numPr>
        <w:tabs>
          <w:tab w:val="left" w:pos="2552"/>
        </w:tabs>
        <w:spacing w:after="0"/>
        <w:jc w:val="both"/>
        <w:rPr>
          <w:rFonts w:ascii="Arial" w:hAnsi="Arial" w:cs="Arial"/>
          <w:sz w:val="20"/>
          <w:szCs w:val="20"/>
        </w:rPr>
      </w:pPr>
      <w:r w:rsidRPr="007F1FC0">
        <w:rPr>
          <w:rFonts w:ascii="Arial" w:hAnsi="Arial" w:cs="Arial"/>
          <w:sz w:val="20"/>
          <w:szCs w:val="20"/>
        </w:rPr>
        <w:lastRenderedPageBreak/>
        <w:t>Service Log thru PMS – update projects time to time:</w:t>
      </w:r>
    </w:p>
    <w:p w14:paraId="59110266" w14:textId="32E6AD45" w:rsidR="000B6CDE" w:rsidRDefault="007F1FC0" w:rsidP="007F1FC0">
      <w:pPr>
        <w:pStyle w:val="NoSpacing"/>
        <w:jc w:val="both"/>
        <w:rPr>
          <w:rFonts w:ascii="Arial" w:hAnsi="Arial" w:cs="Arial"/>
          <w:sz w:val="20"/>
          <w:szCs w:val="20"/>
        </w:rPr>
      </w:pPr>
      <w:r>
        <w:rPr>
          <w:rFonts w:ascii="Arial" w:hAnsi="Arial" w:cs="Arial"/>
          <w:sz w:val="20"/>
          <w:szCs w:val="20"/>
        </w:rPr>
        <w:t xml:space="preserve">                         </w:t>
      </w:r>
      <w:r w:rsidRPr="00ED3A3D">
        <w:rPr>
          <w:rFonts w:ascii="Arial" w:hAnsi="Arial" w:cs="Arial"/>
          <w:noProof/>
        </w:rPr>
        <w:drawing>
          <wp:inline distT="0" distB="0" distL="0" distR="0" wp14:anchorId="0AB6BB5F" wp14:editId="559AAF3D">
            <wp:extent cx="3848100" cy="196718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881091" cy="1984053"/>
                    </a:xfrm>
                    <a:prstGeom prst="rect">
                      <a:avLst/>
                    </a:prstGeom>
                  </pic:spPr>
                </pic:pic>
              </a:graphicData>
            </a:graphic>
          </wp:inline>
        </w:drawing>
      </w:r>
      <w:r>
        <w:rPr>
          <w:rFonts w:ascii="Arial" w:hAnsi="Arial" w:cs="Arial"/>
          <w:sz w:val="20"/>
          <w:szCs w:val="20"/>
        </w:rPr>
        <w:t xml:space="preserve">  </w:t>
      </w:r>
    </w:p>
    <w:p w14:paraId="5691FD51" w14:textId="68398E3B" w:rsidR="007F1FC0" w:rsidRDefault="007F1FC0" w:rsidP="007F1FC0">
      <w:pPr>
        <w:pStyle w:val="NoSpacing"/>
        <w:ind w:left="720" w:firstLine="981"/>
        <w:jc w:val="both"/>
        <w:rPr>
          <w:rFonts w:ascii="Arial" w:hAnsi="Arial" w:cs="Arial"/>
          <w:sz w:val="20"/>
          <w:szCs w:val="20"/>
        </w:rPr>
      </w:pPr>
      <w:r>
        <w:rPr>
          <w:rFonts w:ascii="Arial" w:hAnsi="Arial" w:cs="Arial"/>
          <w:sz w:val="20"/>
          <w:szCs w:val="20"/>
        </w:rPr>
        <w:t xml:space="preserve">3.1.1.3.4. </w:t>
      </w:r>
      <w:r w:rsidRPr="007F1FC0">
        <w:rPr>
          <w:rFonts w:ascii="Arial" w:hAnsi="Arial" w:cs="Arial"/>
          <w:sz w:val="20"/>
          <w:szCs w:val="20"/>
        </w:rPr>
        <w:t>Service Log thru Mass Upload in the IT Portal.</w:t>
      </w:r>
    </w:p>
    <w:p w14:paraId="03126493" w14:textId="73A90788" w:rsidR="007F1FC0" w:rsidRDefault="007F1FC0" w:rsidP="007F1FC0">
      <w:pPr>
        <w:pStyle w:val="NoSpacing"/>
        <w:ind w:left="720" w:firstLine="981"/>
        <w:jc w:val="both"/>
        <w:rPr>
          <w:rFonts w:ascii="Arial" w:hAnsi="Arial" w:cs="Arial"/>
          <w:sz w:val="20"/>
          <w:szCs w:val="20"/>
        </w:rPr>
      </w:pPr>
    </w:p>
    <w:p w14:paraId="3692EC16" w14:textId="5406EB94" w:rsidR="007F1FC0" w:rsidRPr="00BC5155" w:rsidRDefault="007F1FC0" w:rsidP="00BC5155">
      <w:pPr>
        <w:pStyle w:val="Heading2"/>
        <w:rPr>
          <w:rFonts w:ascii="Arial" w:hAnsi="Arial" w:cs="Arial"/>
          <w:color w:val="000000" w:themeColor="text1"/>
          <w:sz w:val="22"/>
          <w:szCs w:val="22"/>
        </w:rPr>
      </w:pPr>
      <w:bookmarkStart w:id="26" w:name="_Toc116382442"/>
      <w:r w:rsidRPr="00BC5155">
        <w:rPr>
          <w:rFonts w:ascii="Arial" w:hAnsi="Arial" w:cs="Arial"/>
          <w:color w:val="000000" w:themeColor="text1"/>
          <w:sz w:val="22"/>
          <w:szCs w:val="22"/>
        </w:rPr>
        <w:t>3.2 Payday</w:t>
      </w:r>
      <w:bookmarkEnd w:id="26"/>
    </w:p>
    <w:p w14:paraId="41C7E37F" w14:textId="77777777" w:rsidR="007F1FC0" w:rsidRDefault="007F1FC0" w:rsidP="007F1FC0">
      <w:pPr>
        <w:pStyle w:val="NoSpacing"/>
        <w:ind w:left="142"/>
        <w:jc w:val="both"/>
        <w:rPr>
          <w:rFonts w:ascii="Arial" w:hAnsi="Arial" w:cs="Arial"/>
          <w:sz w:val="20"/>
          <w:szCs w:val="20"/>
        </w:rPr>
      </w:pPr>
    </w:p>
    <w:p w14:paraId="1C2C7F42" w14:textId="70C34E89" w:rsidR="007F1FC0" w:rsidRPr="007F1FC0" w:rsidRDefault="00A662C0" w:rsidP="00885C17">
      <w:pPr>
        <w:pStyle w:val="NoSpacing"/>
        <w:ind w:left="142" w:firstLine="578"/>
        <w:jc w:val="both"/>
        <w:rPr>
          <w:rFonts w:ascii="Arial" w:hAnsi="Arial" w:cs="Arial"/>
          <w:sz w:val="20"/>
          <w:szCs w:val="20"/>
        </w:rPr>
      </w:pPr>
      <w:r>
        <w:rPr>
          <w:rFonts w:ascii="Arial" w:hAnsi="Arial" w:cs="Arial"/>
          <w:sz w:val="20"/>
          <w:szCs w:val="20"/>
        </w:rPr>
        <w:t>Virtual Assi</w:t>
      </w:r>
      <w:r w:rsidR="0083481F">
        <w:rPr>
          <w:rFonts w:ascii="Arial" w:hAnsi="Arial" w:cs="Arial"/>
          <w:sz w:val="20"/>
          <w:szCs w:val="20"/>
        </w:rPr>
        <w:t>s</w:t>
      </w:r>
      <w:r>
        <w:rPr>
          <w:rFonts w:ascii="Arial" w:hAnsi="Arial" w:cs="Arial"/>
          <w:sz w:val="20"/>
          <w:szCs w:val="20"/>
        </w:rPr>
        <w:t>tant</w:t>
      </w:r>
      <w:r w:rsidR="0083481F">
        <w:rPr>
          <w:rFonts w:ascii="Arial" w:hAnsi="Arial" w:cs="Arial"/>
          <w:sz w:val="20"/>
          <w:szCs w:val="20"/>
        </w:rPr>
        <w:t xml:space="preserve"> salary </w:t>
      </w:r>
      <w:r w:rsidR="007F1FC0" w:rsidRPr="007F1FC0">
        <w:rPr>
          <w:rFonts w:ascii="Arial" w:hAnsi="Arial" w:cs="Arial"/>
          <w:sz w:val="20"/>
          <w:szCs w:val="20"/>
        </w:rPr>
        <w:t xml:space="preserve">is </w:t>
      </w:r>
      <w:r w:rsidR="0083481F">
        <w:rPr>
          <w:rFonts w:ascii="Arial" w:hAnsi="Arial" w:cs="Arial"/>
          <w:sz w:val="20"/>
          <w:szCs w:val="20"/>
        </w:rPr>
        <w:t xml:space="preserve">released </w:t>
      </w:r>
      <w:r w:rsidR="007F1FC0" w:rsidRPr="007F1FC0">
        <w:rPr>
          <w:rFonts w:ascii="Arial" w:hAnsi="Arial" w:cs="Arial"/>
          <w:sz w:val="20"/>
          <w:szCs w:val="20"/>
        </w:rPr>
        <w:t xml:space="preserve">every 15th and 30th of the month. </w:t>
      </w:r>
    </w:p>
    <w:p w14:paraId="0EE794B0" w14:textId="77777777" w:rsidR="007F1FC0" w:rsidRDefault="007F1FC0" w:rsidP="007F1FC0">
      <w:pPr>
        <w:pStyle w:val="NoSpacing"/>
        <w:ind w:left="142"/>
        <w:jc w:val="both"/>
        <w:rPr>
          <w:rFonts w:ascii="Arial" w:hAnsi="Arial" w:cs="Arial"/>
          <w:sz w:val="20"/>
          <w:szCs w:val="20"/>
        </w:rPr>
      </w:pPr>
    </w:p>
    <w:p w14:paraId="721ABDBF" w14:textId="4F74EA0B" w:rsidR="007F1FC0" w:rsidRDefault="007F1FC0" w:rsidP="007F1FC0">
      <w:pPr>
        <w:pStyle w:val="NoSpacing"/>
        <w:ind w:left="142" w:firstLine="578"/>
        <w:jc w:val="both"/>
        <w:rPr>
          <w:rFonts w:ascii="Arial" w:hAnsi="Arial" w:cs="Arial"/>
          <w:sz w:val="20"/>
          <w:szCs w:val="20"/>
        </w:rPr>
      </w:pPr>
      <w:r w:rsidRPr="007F1FC0">
        <w:rPr>
          <w:rFonts w:ascii="Arial" w:hAnsi="Arial" w:cs="Arial"/>
          <w:sz w:val="20"/>
          <w:szCs w:val="20"/>
        </w:rPr>
        <w:t xml:space="preserve">Payments are processed thru online pay portal such as </w:t>
      </w:r>
      <w:proofErr w:type="spellStart"/>
      <w:r w:rsidRPr="007F1FC0">
        <w:rPr>
          <w:rFonts w:ascii="Arial" w:hAnsi="Arial" w:cs="Arial"/>
          <w:sz w:val="20"/>
          <w:szCs w:val="20"/>
        </w:rPr>
        <w:t>Remitly</w:t>
      </w:r>
      <w:proofErr w:type="spellEnd"/>
      <w:r w:rsidR="0083481F">
        <w:rPr>
          <w:rFonts w:ascii="Arial" w:hAnsi="Arial" w:cs="Arial"/>
          <w:sz w:val="20"/>
          <w:szCs w:val="20"/>
        </w:rPr>
        <w:t>,</w:t>
      </w:r>
      <w:r w:rsidRPr="007F1FC0">
        <w:rPr>
          <w:rFonts w:ascii="Arial" w:hAnsi="Arial" w:cs="Arial"/>
          <w:sz w:val="20"/>
          <w:szCs w:val="20"/>
        </w:rPr>
        <w:t xml:space="preserve"> </w:t>
      </w:r>
      <w:proofErr w:type="spellStart"/>
      <w:r w:rsidRPr="007F1FC0">
        <w:rPr>
          <w:rFonts w:ascii="Arial" w:hAnsi="Arial" w:cs="Arial"/>
          <w:sz w:val="20"/>
          <w:szCs w:val="20"/>
        </w:rPr>
        <w:t>Paypal</w:t>
      </w:r>
      <w:proofErr w:type="spellEnd"/>
      <w:r w:rsidR="0083481F">
        <w:rPr>
          <w:rFonts w:ascii="Arial" w:hAnsi="Arial" w:cs="Arial"/>
          <w:sz w:val="20"/>
          <w:szCs w:val="20"/>
        </w:rPr>
        <w:t xml:space="preserve">, </w:t>
      </w:r>
      <w:proofErr w:type="spellStart"/>
      <w:r w:rsidR="0083481F">
        <w:rPr>
          <w:rFonts w:ascii="Arial" w:hAnsi="Arial" w:cs="Arial"/>
          <w:sz w:val="20"/>
          <w:szCs w:val="20"/>
        </w:rPr>
        <w:t>Payoneer</w:t>
      </w:r>
      <w:proofErr w:type="spellEnd"/>
      <w:r w:rsidR="0083481F">
        <w:rPr>
          <w:rFonts w:ascii="Arial" w:hAnsi="Arial" w:cs="Arial"/>
          <w:sz w:val="20"/>
          <w:szCs w:val="20"/>
        </w:rPr>
        <w:t xml:space="preserve">, World Remit or </w:t>
      </w:r>
      <w:proofErr w:type="spellStart"/>
      <w:r w:rsidR="0083481F">
        <w:rPr>
          <w:rFonts w:ascii="Arial" w:hAnsi="Arial" w:cs="Arial"/>
          <w:sz w:val="20"/>
          <w:szCs w:val="20"/>
        </w:rPr>
        <w:t>Transferwise</w:t>
      </w:r>
      <w:proofErr w:type="spellEnd"/>
      <w:r w:rsidRPr="007F1FC0">
        <w:rPr>
          <w:rFonts w:ascii="Arial" w:hAnsi="Arial" w:cs="Arial"/>
          <w:sz w:val="20"/>
          <w:szCs w:val="20"/>
        </w:rPr>
        <w:t xml:space="preserve"> remittance. </w:t>
      </w:r>
      <w:r w:rsidR="0083481F">
        <w:rPr>
          <w:rFonts w:ascii="Arial" w:hAnsi="Arial" w:cs="Arial"/>
          <w:sz w:val="20"/>
          <w:szCs w:val="20"/>
        </w:rPr>
        <w:t>If there are delays in the remittance concerns will be addressed by the Accountant and CFO.</w:t>
      </w:r>
    </w:p>
    <w:p w14:paraId="472A5994" w14:textId="77777777" w:rsidR="007F1FC0" w:rsidRPr="007F1FC0" w:rsidRDefault="007F1FC0" w:rsidP="007F1FC0">
      <w:pPr>
        <w:pStyle w:val="NoSpacing"/>
        <w:ind w:left="142" w:firstLine="578"/>
        <w:jc w:val="both"/>
        <w:rPr>
          <w:rFonts w:ascii="Arial" w:hAnsi="Arial" w:cs="Arial"/>
          <w:sz w:val="20"/>
          <w:szCs w:val="20"/>
        </w:rPr>
      </w:pPr>
    </w:p>
    <w:p w14:paraId="06EE4020" w14:textId="03596A9B" w:rsidR="007F1FC0" w:rsidRPr="007F1FC0" w:rsidRDefault="007F1FC0" w:rsidP="007F1FC0">
      <w:pPr>
        <w:pStyle w:val="NoSpacing"/>
        <w:ind w:left="142" w:firstLine="578"/>
        <w:jc w:val="both"/>
        <w:rPr>
          <w:rFonts w:ascii="Arial" w:hAnsi="Arial" w:cs="Arial"/>
          <w:sz w:val="20"/>
          <w:szCs w:val="20"/>
        </w:rPr>
      </w:pPr>
      <w:r w:rsidRPr="007F1FC0">
        <w:rPr>
          <w:rFonts w:ascii="Arial" w:hAnsi="Arial" w:cs="Arial"/>
          <w:sz w:val="20"/>
          <w:szCs w:val="20"/>
        </w:rPr>
        <w:t>3.2.1</w:t>
      </w:r>
      <w:r w:rsidR="00322F43">
        <w:rPr>
          <w:rFonts w:ascii="Arial" w:hAnsi="Arial" w:cs="Arial"/>
          <w:sz w:val="20"/>
          <w:szCs w:val="20"/>
        </w:rPr>
        <w:t xml:space="preserve"> </w:t>
      </w:r>
      <w:r w:rsidR="0083481F">
        <w:rPr>
          <w:rFonts w:ascii="Arial" w:hAnsi="Arial" w:cs="Arial"/>
          <w:sz w:val="20"/>
          <w:szCs w:val="20"/>
        </w:rPr>
        <w:t>Service logs and Time-proof must be updated during the cut-off day</w:t>
      </w:r>
      <w:r w:rsidRPr="007F1FC0">
        <w:rPr>
          <w:rFonts w:ascii="Arial" w:hAnsi="Arial" w:cs="Arial"/>
          <w:sz w:val="20"/>
          <w:szCs w:val="20"/>
        </w:rPr>
        <w:t>.</w:t>
      </w:r>
    </w:p>
    <w:p w14:paraId="211D0888" w14:textId="22DF34B0" w:rsidR="007F1FC0" w:rsidRDefault="007F1FC0" w:rsidP="003B0795">
      <w:pPr>
        <w:pStyle w:val="NoSpacing"/>
        <w:ind w:left="2160" w:hanging="862"/>
        <w:jc w:val="both"/>
        <w:rPr>
          <w:rFonts w:ascii="Arial" w:hAnsi="Arial" w:cs="Arial"/>
          <w:sz w:val="20"/>
          <w:szCs w:val="20"/>
        </w:rPr>
      </w:pPr>
      <w:r w:rsidRPr="007F1FC0">
        <w:rPr>
          <w:rFonts w:ascii="Arial" w:hAnsi="Arial" w:cs="Arial"/>
          <w:sz w:val="20"/>
          <w:szCs w:val="20"/>
        </w:rPr>
        <w:t>3.2.1.1</w:t>
      </w:r>
      <w:r w:rsidRPr="007F1FC0">
        <w:rPr>
          <w:rFonts w:ascii="Arial" w:hAnsi="Arial" w:cs="Arial"/>
          <w:sz w:val="20"/>
          <w:szCs w:val="20"/>
        </w:rPr>
        <w:tab/>
        <w:t>Payroll cut-off is between 8th-11</w:t>
      </w:r>
      <w:r w:rsidRPr="00D54189">
        <w:rPr>
          <w:rFonts w:ascii="Arial" w:hAnsi="Arial" w:cs="Arial"/>
          <w:sz w:val="20"/>
          <w:szCs w:val="20"/>
          <w:vertAlign w:val="superscript"/>
        </w:rPr>
        <w:t>th</w:t>
      </w:r>
      <w:r w:rsidR="00D54189">
        <w:rPr>
          <w:rFonts w:ascii="Arial" w:hAnsi="Arial" w:cs="Arial"/>
          <w:sz w:val="20"/>
          <w:szCs w:val="20"/>
        </w:rPr>
        <w:t xml:space="preserve"> </w:t>
      </w:r>
      <w:r w:rsidR="003B0795">
        <w:rPr>
          <w:rFonts w:ascii="Arial" w:hAnsi="Arial" w:cs="Arial"/>
          <w:sz w:val="20"/>
          <w:szCs w:val="20"/>
        </w:rPr>
        <w:t>for the 15</w:t>
      </w:r>
      <w:r w:rsidR="003B0795" w:rsidRPr="003B0795">
        <w:rPr>
          <w:rFonts w:ascii="Arial" w:hAnsi="Arial" w:cs="Arial"/>
          <w:sz w:val="20"/>
          <w:szCs w:val="20"/>
          <w:vertAlign w:val="superscript"/>
        </w:rPr>
        <w:t>th</w:t>
      </w:r>
      <w:r w:rsidR="003B0795">
        <w:rPr>
          <w:rFonts w:ascii="Arial" w:hAnsi="Arial" w:cs="Arial"/>
          <w:sz w:val="20"/>
          <w:szCs w:val="20"/>
        </w:rPr>
        <w:t xml:space="preserve"> pay and </w:t>
      </w:r>
      <w:r w:rsidRPr="007F1FC0">
        <w:rPr>
          <w:rFonts w:ascii="Arial" w:hAnsi="Arial" w:cs="Arial"/>
          <w:sz w:val="20"/>
          <w:szCs w:val="20"/>
        </w:rPr>
        <w:t xml:space="preserve">21th - 25th </w:t>
      </w:r>
      <w:r w:rsidR="003B0795">
        <w:rPr>
          <w:rFonts w:ascii="Arial" w:hAnsi="Arial" w:cs="Arial"/>
          <w:sz w:val="20"/>
          <w:szCs w:val="20"/>
        </w:rPr>
        <w:t>for the 30</w:t>
      </w:r>
      <w:r w:rsidR="003B0795" w:rsidRPr="003B0795">
        <w:rPr>
          <w:rFonts w:ascii="Arial" w:hAnsi="Arial" w:cs="Arial"/>
          <w:sz w:val="20"/>
          <w:szCs w:val="20"/>
          <w:vertAlign w:val="superscript"/>
        </w:rPr>
        <w:t>th</w:t>
      </w:r>
      <w:r w:rsidR="003B0795">
        <w:rPr>
          <w:rFonts w:ascii="Arial" w:hAnsi="Arial" w:cs="Arial"/>
          <w:sz w:val="20"/>
          <w:szCs w:val="20"/>
        </w:rPr>
        <w:t xml:space="preserve"> pay. </w:t>
      </w:r>
      <w:proofErr w:type="spellStart"/>
      <w:r w:rsidR="0083481F">
        <w:rPr>
          <w:rFonts w:ascii="Arial" w:hAnsi="Arial" w:cs="Arial"/>
          <w:sz w:val="20"/>
          <w:szCs w:val="20"/>
        </w:rPr>
        <w:t>Remitly</w:t>
      </w:r>
      <w:proofErr w:type="spellEnd"/>
      <w:r w:rsidR="0083481F">
        <w:rPr>
          <w:rFonts w:ascii="Arial" w:hAnsi="Arial" w:cs="Arial"/>
          <w:sz w:val="20"/>
          <w:szCs w:val="20"/>
        </w:rPr>
        <w:t xml:space="preserve"> posting is 4 banking days.</w:t>
      </w:r>
    </w:p>
    <w:p w14:paraId="4C0FF092" w14:textId="15F4B5D4" w:rsidR="00C73FA9" w:rsidRDefault="00C73FA9" w:rsidP="003B0795">
      <w:pPr>
        <w:pStyle w:val="NoSpacing"/>
        <w:ind w:left="2160" w:hanging="862"/>
        <w:jc w:val="both"/>
        <w:rPr>
          <w:rFonts w:ascii="Arial" w:hAnsi="Arial" w:cs="Arial"/>
          <w:sz w:val="20"/>
          <w:szCs w:val="20"/>
        </w:rPr>
      </w:pPr>
      <w:r>
        <w:rPr>
          <w:rFonts w:ascii="Arial" w:hAnsi="Arial" w:cs="Arial"/>
          <w:sz w:val="20"/>
          <w:szCs w:val="20"/>
        </w:rPr>
        <w:t xml:space="preserve">3.2.1.2 </w:t>
      </w:r>
      <w:r>
        <w:rPr>
          <w:rFonts w:ascii="Arial" w:hAnsi="Arial" w:cs="Arial"/>
          <w:sz w:val="20"/>
          <w:szCs w:val="20"/>
        </w:rPr>
        <w:tab/>
        <w:t>Accountant will prepare the payroll at least 3 days before the cut-off.</w:t>
      </w:r>
    </w:p>
    <w:p w14:paraId="67F0561D" w14:textId="0F1EDE85" w:rsidR="00C73FA9" w:rsidRDefault="00C73FA9" w:rsidP="003B0795">
      <w:pPr>
        <w:pStyle w:val="NoSpacing"/>
        <w:ind w:left="2160" w:hanging="862"/>
        <w:jc w:val="both"/>
        <w:rPr>
          <w:rFonts w:ascii="Arial" w:hAnsi="Arial" w:cs="Arial"/>
          <w:sz w:val="20"/>
          <w:szCs w:val="20"/>
        </w:rPr>
      </w:pPr>
      <w:r>
        <w:rPr>
          <w:rFonts w:ascii="Arial" w:hAnsi="Arial" w:cs="Arial"/>
          <w:sz w:val="20"/>
          <w:szCs w:val="20"/>
        </w:rPr>
        <w:t xml:space="preserve">3.2.1.3 </w:t>
      </w:r>
      <w:r>
        <w:rPr>
          <w:rFonts w:ascii="Arial" w:hAnsi="Arial" w:cs="Arial"/>
          <w:sz w:val="20"/>
          <w:szCs w:val="20"/>
        </w:rPr>
        <w:tab/>
        <w:t>Once complete service logs will be reviewed along with PTO, absences and deductions.</w:t>
      </w:r>
    </w:p>
    <w:p w14:paraId="2E4B4AF1" w14:textId="509A2C02" w:rsidR="00C73FA9" w:rsidRDefault="00C73FA9" w:rsidP="003B0795">
      <w:pPr>
        <w:pStyle w:val="NoSpacing"/>
        <w:ind w:left="2160" w:hanging="862"/>
        <w:jc w:val="both"/>
        <w:rPr>
          <w:rFonts w:ascii="Arial" w:hAnsi="Arial" w:cs="Arial"/>
          <w:sz w:val="20"/>
          <w:szCs w:val="20"/>
        </w:rPr>
      </w:pPr>
      <w:r>
        <w:rPr>
          <w:rFonts w:ascii="Arial" w:hAnsi="Arial" w:cs="Arial"/>
          <w:sz w:val="20"/>
          <w:szCs w:val="20"/>
        </w:rPr>
        <w:t xml:space="preserve">3.2.1.4 </w:t>
      </w:r>
      <w:r>
        <w:rPr>
          <w:rFonts w:ascii="Arial" w:hAnsi="Arial" w:cs="Arial"/>
          <w:sz w:val="20"/>
          <w:szCs w:val="20"/>
        </w:rPr>
        <w:tab/>
        <w:t>Payroll will be submitted to Admin Manager for final review.</w:t>
      </w:r>
    </w:p>
    <w:p w14:paraId="45971FA5" w14:textId="57CBDF4F" w:rsidR="00C73FA9" w:rsidRDefault="00C73FA9" w:rsidP="003B0795">
      <w:pPr>
        <w:pStyle w:val="NoSpacing"/>
        <w:ind w:left="2160" w:hanging="862"/>
        <w:jc w:val="both"/>
        <w:rPr>
          <w:rFonts w:ascii="Arial" w:hAnsi="Arial" w:cs="Arial"/>
          <w:sz w:val="20"/>
          <w:szCs w:val="20"/>
        </w:rPr>
      </w:pPr>
      <w:r>
        <w:rPr>
          <w:rFonts w:ascii="Arial" w:hAnsi="Arial" w:cs="Arial"/>
          <w:sz w:val="20"/>
          <w:szCs w:val="20"/>
        </w:rPr>
        <w:t xml:space="preserve">3.2.1.5 </w:t>
      </w:r>
      <w:r>
        <w:rPr>
          <w:rFonts w:ascii="Arial" w:hAnsi="Arial" w:cs="Arial"/>
          <w:sz w:val="20"/>
          <w:szCs w:val="20"/>
        </w:rPr>
        <w:tab/>
        <w:t>Once review is done it will be forwarded to the CFO for final approval and processing of pay.</w:t>
      </w:r>
    </w:p>
    <w:p w14:paraId="4342B44A" w14:textId="64C95358" w:rsidR="00C73FA9" w:rsidRDefault="00C73FA9" w:rsidP="003B0795">
      <w:pPr>
        <w:pStyle w:val="NoSpacing"/>
        <w:ind w:left="2160" w:hanging="862"/>
        <w:jc w:val="both"/>
        <w:rPr>
          <w:rFonts w:ascii="Arial" w:hAnsi="Arial" w:cs="Arial"/>
          <w:sz w:val="20"/>
          <w:szCs w:val="20"/>
        </w:rPr>
      </w:pPr>
      <w:r>
        <w:rPr>
          <w:rFonts w:ascii="Arial" w:hAnsi="Arial" w:cs="Arial"/>
          <w:sz w:val="20"/>
          <w:szCs w:val="20"/>
        </w:rPr>
        <w:tab/>
        <w:t>3.2.1.5.1 Once pay is processed all references and charges will be recorded.</w:t>
      </w:r>
    </w:p>
    <w:p w14:paraId="33EDE2B7" w14:textId="3773ED9C" w:rsidR="007F1FC0" w:rsidRDefault="004E0FAD" w:rsidP="00D54189">
      <w:pPr>
        <w:pStyle w:val="NoSpacing"/>
        <w:ind w:left="2160" w:hanging="862"/>
        <w:jc w:val="both"/>
        <w:rPr>
          <w:rFonts w:ascii="Arial" w:hAnsi="Arial" w:cs="Arial"/>
          <w:sz w:val="20"/>
          <w:szCs w:val="20"/>
        </w:rPr>
      </w:pPr>
      <w:r>
        <w:rPr>
          <w:rFonts w:ascii="Arial" w:hAnsi="Arial" w:cs="Arial"/>
          <w:sz w:val="20"/>
          <w:szCs w:val="20"/>
        </w:rPr>
        <w:tab/>
        <w:t xml:space="preserve">3.2.1.5.2 The CFO will </w:t>
      </w:r>
      <w:r w:rsidR="00D54189">
        <w:rPr>
          <w:rFonts w:ascii="Arial" w:hAnsi="Arial" w:cs="Arial"/>
          <w:sz w:val="20"/>
          <w:szCs w:val="20"/>
        </w:rPr>
        <w:t xml:space="preserve">forward the </w:t>
      </w:r>
      <w:r>
        <w:rPr>
          <w:rFonts w:ascii="Arial" w:hAnsi="Arial" w:cs="Arial"/>
          <w:sz w:val="20"/>
          <w:szCs w:val="20"/>
        </w:rPr>
        <w:t xml:space="preserve">email </w:t>
      </w:r>
      <w:r w:rsidR="00D54189">
        <w:rPr>
          <w:rFonts w:ascii="Arial" w:hAnsi="Arial" w:cs="Arial"/>
          <w:sz w:val="20"/>
          <w:szCs w:val="20"/>
        </w:rPr>
        <w:t xml:space="preserve">to </w:t>
      </w:r>
      <w:r>
        <w:rPr>
          <w:rFonts w:ascii="Arial" w:hAnsi="Arial" w:cs="Arial"/>
          <w:sz w:val="20"/>
          <w:szCs w:val="20"/>
        </w:rPr>
        <w:t xml:space="preserve">accounting </w:t>
      </w:r>
      <w:r w:rsidR="00D54189">
        <w:rPr>
          <w:rFonts w:ascii="Arial" w:hAnsi="Arial" w:cs="Arial"/>
          <w:sz w:val="20"/>
          <w:szCs w:val="20"/>
        </w:rPr>
        <w:t>for the remittance confirmation and will be forwarded to the VA.</w:t>
      </w:r>
    </w:p>
    <w:p w14:paraId="756F4353" w14:textId="77777777" w:rsidR="00D54189" w:rsidRPr="007F1FC0" w:rsidRDefault="00D54189" w:rsidP="00D54189">
      <w:pPr>
        <w:pStyle w:val="NoSpacing"/>
        <w:ind w:left="2160" w:hanging="862"/>
        <w:jc w:val="both"/>
        <w:rPr>
          <w:rFonts w:ascii="Arial" w:hAnsi="Arial" w:cs="Arial"/>
          <w:sz w:val="20"/>
          <w:szCs w:val="20"/>
        </w:rPr>
      </w:pPr>
    </w:p>
    <w:p w14:paraId="71DD0B91" w14:textId="77777777" w:rsidR="007F1FC0" w:rsidRPr="007F1FC0" w:rsidRDefault="007F1FC0" w:rsidP="007F1FC0">
      <w:pPr>
        <w:pStyle w:val="NoSpacing"/>
        <w:ind w:left="1298" w:hanging="578"/>
        <w:jc w:val="both"/>
        <w:rPr>
          <w:rFonts w:ascii="Arial" w:hAnsi="Arial" w:cs="Arial"/>
          <w:sz w:val="20"/>
          <w:szCs w:val="20"/>
        </w:rPr>
      </w:pPr>
      <w:r w:rsidRPr="007F1FC0">
        <w:rPr>
          <w:rFonts w:ascii="Arial" w:hAnsi="Arial" w:cs="Arial"/>
          <w:sz w:val="20"/>
          <w:szCs w:val="20"/>
        </w:rPr>
        <w:t>3.2.2</w:t>
      </w:r>
      <w:r w:rsidRPr="007F1FC0">
        <w:rPr>
          <w:rFonts w:ascii="Arial" w:hAnsi="Arial" w:cs="Arial"/>
          <w:sz w:val="20"/>
          <w:szCs w:val="20"/>
        </w:rPr>
        <w:tab/>
        <w:t>“No PAY DUE” for those who will not update the logs within two cut-off period or 1 month. Service logs should be updated daily or weekly. Accounting will check their logs randomly.</w:t>
      </w:r>
    </w:p>
    <w:p w14:paraId="483B158F" w14:textId="3EC3DF98" w:rsidR="007F1FC0" w:rsidRDefault="007F1FC0" w:rsidP="007F1FC0">
      <w:pPr>
        <w:pStyle w:val="NoSpacing"/>
        <w:ind w:left="720" w:firstLine="578"/>
        <w:jc w:val="both"/>
        <w:rPr>
          <w:rFonts w:ascii="Arial" w:hAnsi="Arial" w:cs="Arial"/>
          <w:sz w:val="20"/>
          <w:szCs w:val="20"/>
        </w:rPr>
      </w:pPr>
      <w:r w:rsidRPr="007F1FC0">
        <w:rPr>
          <w:rFonts w:ascii="Arial" w:hAnsi="Arial" w:cs="Arial"/>
          <w:sz w:val="20"/>
          <w:szCs w:val="20"/>
        </w:rPr>
        <w:t>Accounting will email to new Virtual Assistant the form to fill in their bank details.</w:t>
      </w:r>
    </w:p>
    <w:p w14:paraId="7B659BF6" w14:textId="041D3318" w:rsidR="00885C17" w:rsidRDefault="00885C17" w:rsidP="007F1FC0">
      <w:pPr>
        <w:pStyle w:val="NoSpacing"/>
        <w:ind w:left="720" w:firstLine="578"/>
        <w:jc w:val="both"/>
        <w:rPr>
          <w:rFonts w:ascii="Arial" w:hAnsi="Arial" w:cs="Arial"/>
          <w:sz w:val="20"/>
          <w:szCs w:val="20"/>
        </w:rPr>
      </w:pPr>
    </w:p>
    <w:p w14:paraId="6F3DC39B" w14:textId="31225EB0" w:rsidR="00885C17" w:rsidRDefault="003B0795" w:rsidP="007F1FC0">
      <w:pPr>
        <w:pStyle w:val="NoSpacing"/>
        <w:ind w:left="720" w:firstLine="578"/>
        <w:jc w:val="both"/>
        <w:rPr>
          <w:rFonts w:ascii="Arial" w:hAnsi="Arial" w:cs="Arial"/>
          <w:sz w:val="20"/>
          <w:szCs w:val="20"/>
        </w:rPr>
      </w:pPr>
      <w:r>
        <w:rPr>
          <w:rFonts w:ascii="Arial" w:hAnsi="Arial" w:cs="Arial"/>
          <w:sz w:val="20"/>
          <w:szCs w:val="20"/>
        </w:rPr>
        <w:t>Pay summary is forwarded thru email by accounting or you can also check the payroll system</w:t>
      </w:r>
      <w:r w:rsidR="00885C17" w:rsidRPr="007F1FC0">
        <w:rPr>
          <w:rFonts w:ascii="Arial" w:hAnsi="Arial" w:cs="Arial"/>
          <w:sz w:val="20"/>
          <w:szCs w:val="20"/>
        </w:rPr>
        <w:t xml:space="preserve">.  If </w:t>
      </w:r>
      <w:r>
        <w:rPr>
          <w:rFonts w:ascii="Arial" w:hAnsi="Arial" w:cs="Arial"/>
          <w:sz w:val="20"/>
          <w:szCs w:val="20"/>
        </w:rPr>
        <w:t>there is a discrepancy</w:t>
      </w:r>
      <w:r w:rsidR="00885C17" w:rsidRPr="007F1FC0">
        <w:rPr>
          <w:rFonts w:ascii="Arial" w:hAnsi="Arial" w:cs="Arial"/>
          <w:sz w:val="20"/>
          <w:szCs w:val="20"/>
        </w:rPr>
        <w:t xml:space="preserve"> report it to Accounting immediately.</w:t>
      </w:r>
    </w:p>
    <w:p w14:paraId="41976228" w14:textId="679D6B8D" w:rsidR="00CD45E8" w:rsidRDefault="00CD45E8" w:rsidP="007F1FC0">
      <w:pPr>
        <w:pStyle w:val="NoSpacing"/>
        <w:ind w:left="720" w:firstLine="578"/>
        <w:jc w:val="both"/>
        <w:rPr>
          <w:rFonts w:ascii="Arial" w:hAnsi="Arial" w:cs="Arial"/>
          <w:sz w:val="20"/>
          <w:szCs w:val="20"/>
        </w:rPr>
      </w:pPr>
    </w:p>
    <w:p w14:paraId="1D33E3F4" w14:textId="26D6AB6F" w:rsidR="00CD45E8" w:rsidRPr="00BC5155" w:rsidRDefault="00CD45E8" w:rsidP="00BC5155">
      <w:pPr>
        <w:pStyle w:val="Heading2"/>
        <w:rPr>
          <w:rFonts w:ascii="Arial" w:hAnsi="Arial" w:cs="Arial"/>
          <w:color w:val="000000" w:themeColor="text1"/>
          <w:sz w:val="22"/>
          <w:szCs w:val="22"/>
        </w:rPr>
      </w:pPr>
      <w:bookmarkStart w:id="27" w:name="_Toc116382443"/>
      <w:r w:rsidRPr="00BC5155">
        <w:rPr>
          <w:rFonts w:ascii="Arial" w:hAnsi="Arial" w:cs="Arial"/>
          <w:color w:val="000000" w:themeColor="text1"/>
          <w:sz w:val="22"/>
          <w:szCs w:val="22"/>
        </w:rPr>
        <w:t>3.3. Deductions</w:t>
      </w:r>
      <w:bookmarkEnd w:id="27"/>
    </w:p>
    <w:p w14:paraId="1E34D563" w14:textId="77777777" w:rsidR="00CD45E8" w:rsidRDefault="00CD45E8" w:rsidP="00CD45E8">
      <w:pPr>
        <w:pStyle w:val="NoSpacing"/>
        <w:ind w:left="142"/>
        <w:jc w:val="both"/>
        <w:rPr>
          <w:rFonts w:ascii="Arial" w:hAnsi="Arial" w:cs="Arial"/>
          <w:sz w:val="20"/>
          <w:szCs w:val="20"/>
        </w:rPr>
      </w:pPr>
    </w:p>
    <w:p w14:paraId="049E1B30" w14:textId="77777777" w:rsidR="00322F43" w:rsidRPr="00322F43" w:rsidRDefault="00322F43" w:rsidP="00322F43">
      <w:pPr>
        <w:pStyle w:val="NoSpacing"/>
        <w:ind w:left="142"/>
        <w:jc w:val="both"/>
        <w:rPr>
          <w:rFonts w:ascii="Arial" w:hAnsi="Arial" w:cs="Arial"/>
          <w:bCs/>
          <w:sz w:val="20"/>
          <w:lang w:val="en-US"/>
        </w:rPr>
      </w:pPr>
      <w:r w:rsidRPr="00322F43">
        <w:rPr>
          <w:rFonts w:ascii="Arial" w:hAnsi="Arial" w:cs="Arial"/>
          <w:bCs/>
          <w:sz w:val="20"/>
          <w:lang w:val="en-US"/>
        </w:rPr>
        <w:t xml:space="preserve">All payroll deduction from Absences, Company Loans, Cash Advance, and Asset requisition. </w:t>
      </w:r>
    </w:p>
    <w:p w14:paraId="4085C23A" w14:textId="77777777" w:rsidR="00322F43" w:rsidRPr="00322F43" w:rsidRDefault="00322F43" w:rsidP="00322F43">
      <w:pPr>
        <w:pStyle w:val="NoSpacing"/>
        <w:ind w:left="142"/>
        <w:jc w:val="both"/>
        <w:rPr>
          <w:rFonts w:ascii="Arial" w:hAnsi="Arial" w:cs="Arial"/>
          <w:bCs/>
          <w:sz w:val="20"/>
          <w:lang w:val="en-US"/>
        </w:rPr>
      </w:pPr>
    </w:p>
    <w:p w14:paraId="6678F0FA" w14:textId="77777777" w:rsidR="00322F43" w:rsidRPr="00322F43" w:rsidRDefault="00322F43" w:rsidP="00322F43">
      <w:pPr>
        <w:pStyle w:val="NoSpacing"/>
        <w:ind w:left="1440" w:hanging="720"/>
        <w:jc w:val="both"/>
        <w:rPr>
          <w:rFonts w:ascii="Arial" w:hAnsi="Arial" w:cs="Arial"/>
          <w:bCs/>
          <w:sz w:val="20"/>
          <w:lang w:val="en-US"/>
        </w:rPr>
      </w:pPr>
      <w:r w:rsidRPr="00322F43">
        <w:rPr>
          <w:rFonts w:ascii="Arial" w:hAnsi="Arial" w:cs="Arial"/>
          <w:bCs/>
          <w:sz w:val="20"/>
          <w:lang w:val="en-US"/>
        </w:rPr>
        <w:t>3.3.1</w:t>
      </w:r>
      <w:r w:rsidRPr="00322F43">
        <w:rPr>
          <w:rFonts w:ascii="Arial" w:hAnsi="Arial" w:cs="Arial"/>
          <w:bCs/>
          <w:sz w:val="20"/>
          <w:lang w:val="en-US"/>
        </w:rPr>
        <w:tab/>
        <w:t xml:space="preserve">If the allotted Paid Time Off is consumed before the year’s end and there is emergency leave and vacation leave that you need to attend to, your absences will be deducted within the pay period. </w:t>
      </w:r>
    </w:p>
    <w:p w14:paraId="6D200636" w14:textId="185B5D81" w:rsidR="00322F43" w:rsidRPr="00322F43" w:rsidRDefault="00322F43" w:rsidP="00322F43">
      <w:pPr>
        <w:pStyle w:val="NoSpacing"/>
        <w:ind w:firstLine="720"/>
        <w:jc w:val="both"/>
        <w:rPr>
          <w:rFonts w:ascii="Arial" w:hAnsi="Arial" w:cs="Arial"/>
          <w:bCs/>
          <w:sz w:val="20"/>
          <w:lang w:val="en-US"/>
        </w:rPr>
      </w:pPr>
      <w:r w:rsidRPr="00322F43">
        <w:rPr>
          <w:rFonts w:ascii="Arial" w:hAnsi="Arial" w:cs="Arial"/>
          <w:bCs/>
          <w:sz w:val="20"/>
          <w:lang w:val="en-US"/>
        </w:rPr>
        <w:t>3.3.2</w:t>
      </w:r>
      <w:r w:rsidRPr="00322F43">
        <w:rPr>
          <w:rFonts w:ascii="Arial" w:hAnsi="Arial" w:cs="Arial"/>
          <w:bCs/>
          <w:sz w:val="20"/>
          <w:lang w:val="en-US"/>
        </w:rPr>
        <w:tab/>
        <w:t>Cash bond from assets distributed by the Company.</w:t>
      </w:r>
    </w:p>
    <w:p w14:paraId="009B47C6" w14:textId="77777777" w:rsidR="00322F43" w:rsidRPr="00322F43" w:rsidRDefault="00322F43" w:rsidP="00322F43">
      <w:pPr>
        <w:pStyle w:val="NoSpacing"/>
        <w:ind w:left="2160" w:hanging="720"/>
        <w:jc w:val="both"/>
        <w:rPr>
          <w:rFonts w:ascii="Arial" w:hAnsi="Arial" w:cs="Arial"/>
          <w:bCs/>
          <w:sz w:val="20"/>
          <w:lang w:val="en-US"/>
        </w:rPr>
      </w:pPr>
      <w:r w:rsidRPr="00322F43">
        <w:rPr>
          <w:rFonts w:ascii="Arial" w:hAnsi="Arial" w:cs="Arial"/>
          <w:bCs/>
          <w:sz w:val="20"/>
          <w:lang w:val="en-US"/>
        </w:rPr>
        <w:lastRenderedPageBreak/>
        <w:t>3.3.2.1</w:t>
      </w:r>
      <w:r w:rsidRPr="00322F43">
        <w:rPr>
          <w:rFonts w:ascii="Arial" w:hAnsi="Arial" w:cs="Arial"/>
          <w:bCs/>
          <w:sz w:val="20"/>
          <w:lang w:val="en-US"/>
        </w:rPr>
        <w:tab/>
        <w:t>A six-month cash bond upon the issuance of a laptop/Personal Computer/Headset will be deducted to the Virtual Assistant.</w:t>
      </w:r>
    </w:p>
    <w:p w14:paraId="601D17AC" w14:textId="77777777" w:rsidR="00322F43" w:rsidRPr="00322F43" w:rsidRDefault="00322F43" w:rsidP="00322F43">
      <w:pPr>
        <w:pStyle w:val="NoSpacing"/>
        <w:ind w:left="2160" w:hanging="720"/>
        <w:jc w:val="both"/>
        <w:rPr>
          <w:rFonts w:ascii="Arial" w:hAnsi="Arial" w:cs="Arial"/>
          <w:bCs/>
          <w:sz w:val="20"/>
          <w:lang w:val="en-US"/>
        </w:rPr>
      </w:pPr>
      <w:r w:rsidRPr="00322F43">
        <w:rPr>
          <w:rFonts w:ascii="Arial" w:hAnsi="Arial" w:cs="Arial"/>
          <w:bCs/>
          <w:sz w:val="20"/>
          <w:lang w:val="en-US"/>
        </w:rPr>
        <w:t>3.3.2.2</w:t>
      </w:r>
      <w:r w:rsidRPr="00322F43">
        <w:rPr>
          <w:rFonts w:ascii="Arial" w:hAnsi="Arial" w:cs="Arial"/>
          <w:bCs/>
          <w:sz w:val="20"/>
          <w:lang w:val="en-US"/>
        </w:rPr>
        <w:tab/>
        <w:t>After a year the cash bond will be reimbursed if the Virtual Assistant remained loyal in the Company.</w:t>
      </w:r>
    </w:p>
    <w:p w14:paraId="4FDE4354" w14:textId="681127EA" w:rsidR="00322F43" w:rsidRDefault="00322F43" w:rsidP="00322F43">
      <w:pPr>
        <w:pStyle w:val="NoSpacing"/>
        <w:ind w:left="2160" w:hanging="720"/>
        <w:jc w:val="both"/>
        <w:rPr>
          <w:rFonts w:ascii="Arial" w:hAnsi="Arial" w:cs="Arial"/>
          <w:bCs/>
          <w:sz w:val="20"/>
          <w:lang w:val="en-US"/>
        </w:rPr>
      </w:pPr>
      <w:r w:rsidRPr="00322F43">
        <w:rPr>
          <w:rFonts w:ascii="Arial" w:hAnsi="Arial" w:cs="Arial"/>
          <w:bCs/>
          <w:sz w:val="20"/>
          <w:lang w:val="en-US"/>
        </w:rPr>
        <w:t>3.3.2.3</w:t>
      </w:r>
      <w:r w:rsidRPr="00322F43">
        <w:rPr>
          <w:rFonts w:ascii="Arial" w:hAnsi="Arial" w:cs="Arial"/>
          <w:bCs/>
          <w:sz w:val="20"/>
          <w:lang w:val="en-US"/>
        </w:rPr>
        <w:tab/>
        <w:t xml:space="preserve">The eligibility of assets requisition is from Level </w:t>
      </w:r>
      <w:r w:rsidR="00BE5530">
        <w:rPr>
          <w:rFonts w:ascii="Arial" w:hAnsi="Arial" w:cs="Arial"/>
          <w:bCs/>
          <w:sz w:val="20"/>
          <w:lang w:val="en-US"/>
        </w:rPr>
        <w:t>5</w:t>
      </w:r>
      <w:r w:rsidRPr="00322F43">
        <w:rPr>
          <w:rFonts w:ascii="Arial" w:hAnsi="Arial" w:cs="Arial"/>
          <w:bCs/>
          <w:sz w:val="20"/>
          <w:lang w:val="en-US"/>
        </w:rPr>
        <w:t xml:space="preserve"> to Level 6</w:t>
      </w:r>
      <w:r w:rsidR="00BE5530">
        <w:rPr>
          <w:rFonts w:ascii="Arial" w:hAnsi="Arial" w:cs="Arial"/>
          <w:bCs/>
          <w:sz w:val="20"/>
          <w:lang w:val="en-US"/>
        </w:rPr>
        <w:t>.</w:t>
      </w:r>
    </w:p>
    <w:p w14:paraId="5A62F03E" w14:textId="77777777" w:rsidR="00BE5530" w:rsidRPr="00322F43" w:rsidRDefault="00BE5530" w:rsidP="00322F43">
      <w:pPr>
        <w:pStyle w:val="NoSpacing"/>
        <w:ind w:left="2160" w:hanging="720"/>
        <w:jc w:val="both"/>
        <w:rPr>
          <w:rFonts w:ascii="Arial" w:hAnsi="Arial" w:cs="Arial"/>
          <w:bCs/>
          <w:sz w:val="20"/>
          <w:lang w:val="en-US"/>
        </w:rPr>
      </w:pPr>
    </w:p>
    <w:p w14:paraId="0436BCA1" w14:textId="20A74DEC" w:rsidR="00322F43" w:rsidRDefault="00322F43" w:rsidP="00322F43">
      <w:pPr>
        <w:pStyle w:val="NoSpacing"/>
        <w:ind w:left="142" w:firstLine="578"/>
        <w:jc w:val="both"/>
        <w:rPr>
          <w:rFonts w:ascii="Arial" w:hAnsi="Arial" w:cs="Arial"/>
          <w:bCs/>
          <w:sz w:val="20"/>
          <w:lang w:val="en-US"/>
        </w:rPr>
      </w:pPr>
      <w:r w:rsidRPr="00322F43">
        <w:rPr>
          <w:rFonts w:ascii="Arial" w:hAnsi="Arial" w:cs="Arial"/>
          <w:bCs/>
          <w:sz w:val="20"/>
          <w:lang w:val="en-US"/>
        </w:rPr>
        <w:t>3.3.3</w:t>
      </w:r>
      <w:r w:rsidRPr="00322F43">
        <w:rPr>
          <w:rFonts w:ascii="Arial" w:hAnsi="Arial" w:cs="Arial"/>
          <w:bCs/>
          <w:sz w:val="20"/>
          <w:lang w:val="en-US"/>
        </w:rPr>
        <w:tab/>
        <w:t>Cash Advance/Company Loan/Computer Loan</w:t>
      </w:r>
    </w:p>
    <w:p w14:paraId="4D651094" w14:textId="77777777" w:rsidR="00BE5530" w:rsidRPr="00322F43" w:rsidRDefault="00BE5530" w:rsidP="00322F43">
      <w:pPr>
        <w:pStyle w:val="NoSpacing"/>
        <w:ind w:left="142" w:firstLine="578"/>
        <w:jc w:val="both"/>
        <w:rPr>
          <w:rFonts w:ascii="Arial" w:hAnsi="Arial" w:cs="Arial"/>
          <w:bCs/>
          <w:sz w:val="20"/>
          <w:lang w:val="en-US"/>
        </w:rPr>
      </w:pPr>
    </w:p>
    <w:p w14:paraId="42EF2FB3" w14:textId="77777777" w:rsidR="00322F43" w:rsidRPr="00322F43" w:rsidRDefault="00322F43" w:rsidP="00322F43">
      <w:pPr>
        <w:pStyle w:val="NoSpacing"/>
        <w:ind w:left="2160" w:hanging="720"/>
        <w:jc w:val="both"/>
        <w:rPr>
          <w:rFonts w:ascii="Arial" w:hAnsi="Arial" w:cs="Arial"/>
          <w:bCs/>
          <w:sz w:val="20"/>
          <w:lang w:val="en-US"/>
        </w:rPr>
      </w:pPr>
      <w:r w:rsidRPr="00322F43">
        <w:rPr>
          <w:rFonts w:ascii="Arial" w:hAnsi="Arial" w:cs="Arial"/>
          <w:bCs/>
          <w:sz w:val="20"/>
          <w:lang w:val="en-US"/>
        </w:rPr>
        <w:t>3.3.3.1</w:t>
      </w:r>
      <w:r w:rsidRPr="00322F43">
        <w:rPr>
          <w:rFonts w:ascii="Arial" w:hAnsi="Arial" w:cs="Arial"/>
          <w:bCs/>
          <w:sz w:val="20"/>
          <w:lang w:val="en-US"/>
        </w:rPr>
        <w:tab/>
        <w:t>The Virtual Assistant will submit a request for Asset/Cash Advance to immediate head for approval, must indicate the reason on the form or email.</w:t>
      </w:r>
    </w:p>
    <w:p w14:paraId="6D05BD3E" w14:textId="77777777" w:rsidR="00322F43" w:rsidRPr="00322F43" w:rsidRDefault="00322F43" w:rsidP="00322F43">
      <w:pPr>
        <w:pStyle w:val="NoSpacing"/>
        <w:ind w:left="862" w:firstLine="578"/>
        <w:jc w:val="both"/>
        <w:rPr>
          <w:rFonts w:ascii="Arial" w:hAnsi="Arial" w:cs="Arial"/>
          <w:bCs/>
          <w:sz w:val="20"/>
          <w:lang w:val="en-US"/>
        </w:rPr>
      </w:pPr>
      <w:r w:rsidRPr="00322F43">
        <w:rPr>
          <w:rFonts w:ascii="Arial" w:hAnsi="Arial" w:cs="Arial"/>
          <w:bCs/>
          <w:sz w:val="20"/>
          <w:lang w:val="en-US"/>
        </w:rPr>
        <w:t>3.3.3.2</w:t>
      </w:r>
      <w:r w:rsidRPr="00322F43">
        <w:rPr>
          <w:rFonts w:ascii="Arial" w:hAnsi="Arial" w:cs="Arial"/>
          <w:bCs/>
          <w:sz w:val="20"/>
          <w:lang w:val="en-US"/>
        </w:rPr>
        <w:tab/>
        <w:t>The Cash advance will be approved if it is for medical or calamity purposes.</w:t>
      </w:r>
    </w:p>
    <w:p w14:paraId="1039DDDA" w14:textId="31472AC3" w:rsidR="00322F43" w:rsidRPr="00322F43" w:rsidRDefault="00322F43" w:rsidP="00322F43">
      <w:pPr>
        <w:pStyle w:val="NoSpacing"/>
        <w:ind w:left="1582" w:firstLine="578"/>
        <w:jc w:val="both"/>
        <w:rPr>
          <w:rFonts w:ascii="Arial" w:hAnsi="Arial" w:cs="Arial"/>
          <w:bCs/>
          <w:sz w:val="20"/>
          <w:lang w:val="en-US"/>
        </w:rPr>
      </w:pPr>
      <w:r w:rsidRPr="00322F43">
        <w:rPr>
          <w:rFonts w:ascii="Arial" w:hAnsi="Arial" w:cs="Arial"/>
          <w:bCs/>
          <w:sz w:val="20"/>
          <w:lang w:val="en-US"/>
        </w:rPr>
        <w:t>3.3.3.2.1</w:t>
      </w:r>
      <w:r>
        <w:rPr>
          <w:rFonts w:ascii="Arial" w:hAnsi="Arial" w:cs="Arial"/>
          <w:bCs/>
          <w:sz w:val="20"/>
          <w:lang w:val="en-US"/>
        </w:rPr>
        <w:t xml:space="preserve"> </w:t>
      </w:r>
      <w:r w:rsidRPr="00322F43">
        <w:rPr>
          <w:rFonts w:ascii="Arial" w:hAnsi="Arial" w:cs="Arial"/>
          <w:bCs/>
          <w:sz w:val="20"/>
          <w:lang w:val="en-US"/>
        </w:rPr>
        <w:t>Medical emergencies should be within 1st degree of the family.</w:t>
      </w:r>
    </w:p>
    <w:p w14:paraId="17009E15" w14:textId="473A1D30" w:rsidR="00322F43" w:rsidRPr="00322F43" w:rsidRDefault="00322F43" w:rsidP="00322F43">
      <w:pPr>
        <w:pStyle w:val="NoSpacing"/>
        <w:ind w:left="1582" w:firstLine="578"/>
        <w:jc w:val="both"/>
        <w:rPr>
          <w:rFonts w:ascii="Arial" w:hAnsi="Arial" w:cs="Arial"/>
          <w:bCs/>
          <w:sz w:val="20"/>
          <w:lang w:val="en-US"/>
        </w:rPr>
      </w:pPr>
      <w:r w:rsidRPr="00322F43">
        <w:rPr>
          <w:rFonts w:ascii="Arial" w:hAnsi="Arial" w:cs="Arial"/>
          <w:bCs/>
          <w:sz w:val="20"/>
          <w:lang w:val="en-US"/>
        </w:rPr>
        <w:t>3.3.3.2.2</w:t>
      </w:r>
      <w:r>
        <w:rPr>
          <w:rFonts w:ascii="Arial" w:hAnsi="Arial" w:cs="Arial"/>
          <w:bCs/>
          <w:sz w:val="20"/>
          <w:lang w:val="en-US"/>
        </w:rPr>
        <w:t xml:space="preserve"> </w:t>
      </w:r>
      <w:r w:rsidRPr="00322F43">
        <w:rPr>
          <w:rFonts w:ascii="Arial" w:hAnsi="Arial" w:cs="Arial"/>
          <w:bCs/>
          <w:sz w:val="20"/>
          <w:lang w:val="en-US"/>
        </w:rPr>
        <w:t>Calamity emergencies means acts of GOD</w:t>
      </w:r>
    </w:p>
    <w:p w14:paraId="0DBD53B7" w14:textId="77777777" w:rsidR="00322F43" w:rsidRPr="00322F43" w:rsidRDefault="00322F43" w:rsidP="00322F43">
      <w:pPr>
        <w:pStyle w:val="NoSpacing"/>
        <w:ind w:left="2160" w:hanging="720"/>
        <w:jc w:val="both"/>
        <w:rPr>
          <w:rFonts w:ascii="Arial" w:hAnsi="Arial" w:cs="Arial"/>
          <w:bCs/>
          <w:sz w:val="20"/>
          <w:lang w:val="en-US"/>
        </w:rPr>
      </w:pPr>
      <w:r w:rsidRPr="00322F43">
        <w:rPr>
          <w:rFonts w:ascii="Arial" w:hAnsi="Arial" w:cs="Arial"/>
          <w:bCs/>
          <w:sz w:val="20"/>
          <w:lang w:val="en-US"/>
        </w:rPr>
        <w:t>3.3.3.3</w:t>
      </w:r>
      <w:r w:rsidRPr="00322F43">
        <w:rPr>
          <w:rFonts w:ascii="Arial" w:hAnsi="Arial" w:cs="Arial"/>
          <w:bCs/>
          <w:sz w:val="20"/>
          <w:lang w:val="en-US"/>
        </w:rPr>
        <w:tab/>
        <w:t xml:space="preserve">The Immediate head will send the CA to the accounting department once approved. </w:t>
      </w:r>
    </w:p>
    <w:p w14:paraId="33413CEB" w14:textId="77777777" w:rsidR="00322F43" w:rsidRPr="00322F43" w:rsidRDefault="00322F43" w:rsidP="00322F43">
      <w:pPr>
        <w:pStyle w:val="NoSpacing"/>
        <w:ind w:left="2160" w:hanging="720"/>
        <w:jc w:val="both"/>
        <w:rPr>
          <w:rFonts w:ascii="Arial" w:hAnsi="Arial" w:cs="Arial"/>
          <w:bCs/>
          <w:sz w:val="20"/>
          <w:lang w:val="en-US"/>
        </w:rPr>
      </w:pPr>
      <w:r w:rsidRPr="00322F43">
        <w:rPr>
          <w:rFonts w:ascii="Arial" w:hAnsi="Arial" w:cs="Arial"/>
          <w:bCs/>
          <w:sz w:val="20"/>
          <w:lang w:val="en-US"/>
        </w:rPr>
        <w:t>3.3.3.4</w:t>
      </w:r>
      <w:r w:rsidRPr="00322F43">
        <w:rPr>
          <w:rFonts w:ascii="Arial" w:hAnsi="Arial" w:cs="Arial"/>
          <w:bCs/>
          <w:sz w:val="20"/>
          <w:lang w:val="en-US"/>
        </w:rPr>
        <w:tab/>
        <w:t xml:space="preserve">Accounting department will validate the cash advance and issue a Cash advance form and the summary of deductions, will send it to the VA to be signed by them and send it back to the </w:t>
      </w:r>
      <w:proofErr w:type="gramStart"/>
      <w:r w:rsidRPr="00322F43">
        <w:rPr>
          <w:rFonts w:ascii="Arial" w:hAnsi="Arial" w:cs="Arial"/>
          <w:bCs/>
          <w:sz w:val="20"/>
          <w:lang w:val="en-US"/>
        </w:rPr>
        <w:t>Accounting</w:t>
      </w:r>
      <w:proofErr w:type="gramEnd"/>
      <w:r w:rsidRPr="00322F43">
        <w:rPr>
          <w:rFonts w:ascii="Arial" w:hAnsi="Arial" w:cs="Arial"/>
          <w:bCs/>
          <w:sz w:val="20"/>
          <w:lang w:val="en-US"/>
        </w:rPr>
        <w:t xml:space="preserve"> department for documentation. </w:t>
      </w:r>
    </w:p>
    <w:p w14:paraId="68CAC801" w14:textId="77777777" w:rsidR="00322F43" w:rsidRPr="00322F43" w:rsidRDefault="00322F43" w:rsidP="00322F43">
      <w:pPr>
        <w:pStyle w:val="NoSpacing"/>
        <w:ind w:left="2160" w:hanging="720"/>
        <w:jc w:val="both"/>
        <w:rPr>
          <w:rFonts w:ascii="Arial" w:hAnsi="Arial" w:cs="Arial"/>
          <w:bCs/>
          <w:sz w:val="20"/>
          <w:lang w:val="en-US"/>
        </w:rPr>
      </w:pPr>
      <w:r w:rsidRPr="00322F43">
        <w:rPr>
          <w:rFonts w:ascii="Arial" w:hAnsi="Arial" w:cs="Arial"/>
          <w:bCs/>
          <w:sz w:val="20"/>
          <w:lang w:val="en-US"/>
        </w:rPr>
        <w:t>3.3.3.5</w:t>
      </w:r>
      <w:r w:rsidRPr="00322F43">
        <w:rPr>
          <w:rFonts w:ascii="Arial" w:hAnsi="Arial" w:cs="Arial"/>
          <w:bCs/>
          <w:sz w:val="20"/>
          <w:lang w:val="en-US"/>
        </w:rPr>
        <w:tab/>
        <w:t>Once signed by the Virtual assistant, the accounting department will send the request to the Finance Director for processing.</w:t>
      </w:r>
    </w:p>
    <w:p w14:paraId="4667B6E3" w14:textId="77777777" w:rsidR="00322F43" w:rsidRPr="00322F43" w:rsidRDefault="00322F43" w:rsidP="00322F43">
      <w:pPr>
        <w:pStyle w:val="NoSpacing"/>
        <w:ind w:left="2160" w:hanging="720"/>
        <w:jc w:val="both"/>
        <w:rPr>
          <w:rFonts w:ascii="Arial" w:hAnsi="Arial" w:cs="Arial"/>
          <w:bCs/>
          <w:sz w:val="20"/>
          <w:lang w:val="en-US"/>
        </w:rPr>
      </w:pPr>
      <w:r w:rsidRPr="00322F43">
        <w:rPr>
          <w:rFonts w:ascii="Arial" w:hAnsi="Arial" w:cs="Arial"/>
          <w:bCs/>
          <w:sz w:val="20"/>
          <w:lang w:val="en-US"/>
        </w:rPr>
        <w:t>3.3.3.6</w:t>
      </w:r>
      <w:r w:rsidRPr="00322F43">
        <w:rPr>
          <w:rFonts w:ascii="Arial" w:hAnsi="Arial" w:cs="Arial"/>
          <w:bCs/>
          <w:sz w:val="20"/>
          <w:lang w:val="en-US"/>
        </w:rPr>
        <w:tab/>
        <w:t>Please take note that the Cash Advance amount is subject to approval by the Finance director depending on his status in the company.</w:t>
      </w:r>
    </w:p>
    <w:p w14:paraId="13E00B38" w14:textId="77777777" w:rsidR="00322F43" w:rsidRPr="00322F43" w:rsidRDefault="00322F43" w:rsidP="00322F43">
      <w:pPr>
        <w:pStyle w:val="NoSpacing"/>
        <w:ind w:left="2160" w:hanging="720"/>
        <w:jc w:val="both"/>
        <w:rPr>
          <w:rFonts w:ascii="Arial" w:hAnsi="Arial" w:cs="Arial"/>
          <w:bCs/>
          <w:sz w:val="20"/>
          <w:lang w:val="en-US"/>
        </w:rPr>
      </w:pPr>
      <w:r w:rsidRPr="00322F43">
        <w:rPr>
          <w:rFonts w:ascii="Arial" w:hAnsi="Arial" w:cs="Arial"/>
          <w:bCs/>
          <w:sz w:val="20"/>
          <w:lang w:val="en-US"/>
        </w:rPr>
        <w:t>3.3.3.7</w:t>
      </w:r>
      <w:r w:rsidRPr="00322F43">
        <w:rPr>
          <w:rFonts w:ascii="Arial" w:hAnsi="Arial" w:cs="Arial"/>
          <w:bCs/>
          <w:sz w:val="20"/>
          <w:lang w:val="en-US"/>
        </w:rPr>
        <w:tab/>
        <w:t>Upon receiving the cash advance, VA should submit the proof of payment of his medical expenses for documentation</w:t>
      </w:r>
    </w:p>
    <w:p w14:paraId="07138987" w14:textId="07DDFA4B" w:rsidR="00CD45E8" w:rsidRDefault="00322F43" w:rsidP="00322F43">
      <w:pPr>
        <w:pStyle w:val="NoSpacing"/>
        <w:ind w:left="862" w:firstLine="578"/>
        <w:jc w:val="both"/>
        <w:rPr>
          <w:rFonts w:ascii="Arial" w:hAnsi="Arial" w:cs="Arial"/>
          <w:bCs/>
          <w:sz w:val="20"/>
          <w:lang w:val="en-US"/>
        </w:rPr>
      </w:pPr>
      <w:r w:rsidRPr="00322F43">
        <w:rPr>
          <w:rFonts w:ascii="Arial" w:hAnsi="Arial" w:cs="Arial"/>
          <w:bCs/>
          <w:sz w:val="20"/>
          <w:lang w:val="en-US"/>
        </w:rPr>
        <w:t>3.3.3.8</w:t>
      </w:r>
      <w:r w:rsidRPr="00322F43">
        <w:rPr>
          <w:rFonts w:ascii="Arial" w:hAnsi="Arial" w:cs="Arial"/>
          <w:bCs/>
          <w:sz w:val="20"/>
          <w:lang w:val="en-US"/>
        </w:rPr>
        <w:tab/>
        <w:t>The Virtual Assistant will receive their Cash Advance thru their payroll account.</w:t>
      </w:r>
    </w:p>
    <w:p w14:paraId="009EDB41" w14:textId="694E05DB" w:rsidR="00322F43" w:rsidRDefault="00322F43" w:rsidP="00322F43">
      <w:pPr>
        <w:pStyle w:val="NoSpacing"/>
        <w:jc w:val="both"/>
        <w:rPr>
          <w:rFonts w:ascii="Arial" w:hAnsi="Arial" w:cs="Arial"/>
          <w:bCs/>
          <w:sz w:val="20"/>
          <w:lang w:val="en-US"/>
        </w:rPr>
      </w:pPr>
    </w:p>
    <w:p w14:paraId="55E2DE3C" w14:textId="2E06C0EE" w:rsidR="00322F43" w:rsidRPr="00322F43" w:rsidRDefault="00322F43" w:rsidP="00322F43">
      <w:pPr>
        <w:pStyle w:val="Heading2"/>
        <w:rPr>
          <w:rFonts w:ascii="Arial" w:hAnsi="Arial" w:cs="Arial"/>
          <w:color w:val="000000" w:themeColor="text1"/>
          <w:sz w:val="22"/>
          <w:szCs w:val="22"/>
        </w:rPr>
      </w:pPr>
      <w:bookmarkStart w:id="28" w:name="_Toc116382444"/>
      <w:r w:rsidRPr="00322F43">
        <w:rPr>
          <w:rFonts w:ascii="Arial" w:hAnsi="Arial" w:cs="Arial"/>
          <w:color w:val="000000" w:themeColor="text1"/>
          <w:sz w:val="22"/>
          <w:szCs w:val="22"/>
        </w:rPr>
        <w:t>3.4</w:t>
      </w:r>
      <w:r w:rsidRPr="00322F43">
        <w:rPr>
          <w:rFonts w:ascii="Arial" w:hAnsi="Arial" w:cs="Arial"/>
          <w:color w:val="000000" w:themeColor="text1"/>
          <w:sz w:val="22"/>
          <w:szCs w:val="22"/>
        </w:rPr>
        <w:tab/>
        <w:t>Royalty and Commission</w:t>
      </w:r>
      <w:bookmarkEnd w:id="28"/>
    </w:p>
    <w:p w14:paraId="7B74899F" w14:textId="77777777" w:rsidR="00322F43" w:rsidRPr="00322F43" w:rsidRDefault="00322F43" w:rsidP="00322F43">
      <w:pPr>
        <w:pStyle w:val="NoSpacing"/>
        <w:jc w:val="both"/>
        <w:rPr>
          <w:rFonts w:ascii="Arial" w:hAnsi="Arial" w:cs="Arial"/>
          <w:sz w:val="20"/>
          <w:szCs w:val="20"/>
        </w:rPr>
      </w:pPr>
    </w:p>
    <w:p w14:paraId="40D09332" w14:textId="616FEEAB" w:rsidR="00322F43" w:rsidRPr="00322F43" w:rsidRDefault="00322F43" w:rsidP="00322F43">
      <w:pPr>
        <w:pStyle w:val="NoSpacing"/>
        <w:ind w:firstLine="720"/>
        <w:jc w:val="both"/>
        <w:rPr>
          <w:rFonts w:ascii="Arial" w:hAnsi="Arial" w:cs="Arial"/>
          <w:sz w:val="20"/>
          <w:szCs w:val="20"/>
        </w:rPr>
      </w:pPr>
      <w:r w:rsidRPr="00322F43">
        <w:rPr>
          <w:rFonts w:ascii="Arial" w:hAnsi="Arial" w:cs="Arial"/>
          <w:sz w:val="20"/>
          <w:szCs w:val="20"/>
        </w:rPr>
        <w:t>3.4.1</w:t>
      </w:r>
      <w:r>
        <w:rPr>
          <w:rFonts w:ascii="Arial" w:hAnsi="Arial" w:cs="Arial"/>
          <w:sz w:val="20"/>
          <w:szCs w:val="20"/>
        </w:rPr>
        <w:t xml:space="preserve"> </w:t>
      </w:r>
      <w:r w:rsidRPr="00322F43">
        <w:rPr>
          <w:rFonts w:ascii="Arial" w:hAnsi="Arial" w:cs="Arial"/>
          <w:sz w:val="20"/>
          <w:szCs w:val="20"/>
        </w:rPr>
        <w:t>Royalty release to Web developer of the system.</w:t>
      </w:r>
    </w:p>
    <w:p w14:paraId="1CABB783" w14:textId="77777777" w:rsidR="00322F43" w:rsidRPr="00322F43" w:rsidRDefault="00322F43" w:rsidP="00322F43">
      <w:pPr>
        <w:pStyle w:val="NoSpacing"/>
        <w:ind w:left="720" w:firstLine="720"/>
        <w:jc w:val="both"/>
        <w:rPr>
          <w:rFonts w:ascii="Arial" w:hAnsi="Arial" w:cs="Arial"/>
          <w:sz w:val="20"/>
          <w:szCs w:val="20"/>
        </w:rPr>
      </w:pPr>
      <w:r w:rsidRPr="00322F43">
        <w:rPr>
          <w:rFonts w:ascii="Arial" w:hAnsi="Arial" w:cs="Arial"/>
          <w:sz w:val="20"/>
          <w:szCs w:val="20"/>
        </w:rPr>
        <w:t>3.4.1.1</w:t>
      </w:r>
      <w:r w:rsidRPr="00322F43">
        <w:rPr>
          <w:rFonts w:ascii="Arial" w:hAnsi="Arial" w:cs="Arial"/>
          <w:sz w:val="20"/>
          <w:szCs w:val="20"/>
        </w:rPr>
        <w:tab/>
        <w:t>Releasing is every 15th of the month, all paid PRP is at $25.</w:t>
      </w:r>
    </w:p>
    <w:p w14:paraId="02ABE7F9" w14:textId="77777777" w:rsidR="00322F43" w:rsidRPr="00322F43" w:rsidRDefault="00322F43" w:rsidP="00322F43">
      <w:pPr>
        <w:pStyle w:val="NoSpacing"/>
        <w:ind w:left="720" w:firstLine="720"/>
        <w:jc w:val="both"/>
        <w:rPr>
          <w:rFonts w:ascii="Arial" w:hAnsi="Arial" w:cs="Arial"/>
          <w:sz w:val="20"/>
          <w:szCs w:val="20"/>
        </w:rPr>
      </w:pPr>
      <w:r w:rsidRPr="00322F43">
        <w:rPr>
          <w:rFonts w:ascii="Arial" w:hAnsi="Arial" w:cs="Arial"/>
          <w:sz w:val="20"/>
          <w:szCs w:val="20"/>
        </w:rPr>
        <w:t>3.4.1.2</w:t>
      </w:r>
      <w:r w:rsidRPr="00322F43">
        <w:rPr>
          <w:rFonts w:ascii="Arial" w:hAnsi="Arial" w:cs="Arial"/>
          <w:sz w:val="20"/>
          <w:szCs w:val="20"/>
        </w:rPr>
        <w:tab/>
        <w:t xml:space="preserve">Pay is processed through </w:t>
      </w:r>
      <w:proofErr w:type="spellStart"/>
      <w:r w:rsidRPr="00322F43">
        <w:rPr>
          <w:rFonts w:ascii="Arial" w:hAnsi="Arial" w:cs="Arial"/>
          <w:sz w:val="20"/>
          <w:szCs w:val="20"/>
        </w:rPr>
        <w:t>Remitly</w:t>
      </w:r>
      <w:proofErr w:type="spellEnd"/>
      <w:r w:rsidRPr="00322F43">
        <w:rPr>
          <w:rFonts w:ascii="Arial" w:hAnsi="Arial" w:cs="Arial"/>
          <w:sz w:val="20"/>
          <w:szCs w:val="20"/>
        </w:rPr>
        <w:t xml:space="preserve"> or </w:t>
      </w:r>
      <w:proofErr w:type="spellStart"/>
      <w:r w:rsidRPr="00322F43">
        <w:rPr>
          <w:rFonts w:ascii="Arial" w:hAnsi="Arial" w:cs="Arial"/>
          <w:sz w:val="20"/>
          <w:szCs w:val="20"/>
        </w:rPr>
        <w:t>paypal</w:t>
      </w:r>
      <w:proofErr w:type="spellEnd"/>
      <w:r w:rsidRPr="00322F43">
        <w:rPr>
          <w:rFonts w:ascii="Arial" w:hAnsi="Arial" w:cs="Arial"/>
          <w:sz w:val="20"/>
          <w:szCs w:val="20"/>
        </w:rPr>
        <w:t xml:space="preserve">. </w:t>
      </w:r>
    </w:p>
    <w:p w14:paraId="17EEE498" w14:textId="4DF5395A" w:rsidR="00322F43" w:rsidRPr="00322F43" w:rsidRDefault="00322F43" w:rsidP="002B1C28">
      <w:pPr>
        <w:pStyle w:val="NoSpacing"/>
        <w:ind w:left="720"/>
        <w:jc w:val="both"/>
        <w:rPr>
          <w:rFonts w:ascii="Arial" w:hAnsi="Arial" w:cs="Arial"/>
          <w:sz w:val="20"/>
          <w:szCs w:val="20"/>
        </w:rPr>
      </w:pPr>
      <w:r w:rsidRPr="00322F43">
        <w:rPr>
          <w:rFonts w:ascii="Arial" w:hAnsi="Arial" w:cs="Arial"/>
          <w:sz w:val="20"/>
          <w:szCs w:val="20"/>
        </w:rPr>
        <w:t>3.4.2</w:t>
      </w:r>
      <w:r w:rsidR="002B1C28">
        <w:rPr>
          <w:rFonts w:ascii="Arial" w:hAnsi="Arial" w:cs="Arial"/>
          <w:sz w:val="20"/>
          <w:szCs w:val="20"/>
        </w:rPr>
        <w:t xml:space="preserve"> </w:t>
      </w:r>
      <w:r w:rsidRPr="00322F43">
        <w:rPr>
          <w:rFonts w:ascii="Arial" w:hAnsi="Arial" w:cs="Arial"/>
          <w:sz w:val="20"/>
          <w:szCs w:val="20"/>
        </w:rPr>
        <w:t>Managers 3% commission</w:t>
      </w:r>
    </w:p>
    <w:p w14:paraId="42C46A58" w14:textId="77777777" w:rsidR="00322F43" w:rsidRPr="00322F43" w:rsidRDefault="00322F43" w:rsidP="002B1C28">
      <w:pPr>
        <w:pStyle w:val="NoSpacing"/>
        <w:ind w:left="720" w:firstLine="720"/>
        <w:jc w:val="both"/>
        <w:rPr>
          <w:rFonts w:ascii="Arial" w:hAnsi="Arial" w:cs="Arial"/>
          <w:sz w:val="20"/>
          <w:szCs w:val="20"/>
        </w:rPr>
      </w:pPr>
      <w:r w:rsidRPr="00322F43">
        <w:rPr>
          <w:rFonts w:ascii="Arial" w:hAnsi="Arial" w:cs="Arial"/>
          <w:sz w:val="20"/>
          <w:szCs w:val="20"/>
        </w:rPr>
        <w:t>3.4.2.1</w:t>
      </w:r>
      <w:r w:rsidRPr="00322F43">
        <w:rPr>
          <w:rFonts w:ascii="Arial" w:hAnsi="Arial" w:cs="Arial"/>
          <w:sz w:val="20"/>
          <w:szCs w:val="20"/>
        </w:rPr>
        <w:tab/>
        <w:t>All new accounts including new projects are totaled every month.</w:t>
      </w:r>
    </w:p>
    <w:p w14:paraId="04309B9F" w14:textId="77777777" w:rsidR="00322F43" w:rsidRPr="00322F43" w:rsidRDefault="00322F43" w:rsidP="002B1C28">
      <w:pPr>
        <w:pStyle w:val="NoSpacing"/>
        <w:ind w:left="720" w:firstLine="720"/>
        <w:jc w:val="both"/>
        <w:rPr>
          <w:rFonts w:ascii="Arial" w:hAnsi="Arial" w:cs="Arial"/>
          <w:sz w:val="20"/>
          <w:szCs w:val="20"/>
        </w:rPr>
      </w:pPr>
      <w:r w:rsidRPr="00322F43">
        <w:rPr>
          <w:rFonts w:ascii="Arial" w:hAnsi="Arial" w:cs="Arial"/>
          <w:sz w:val="20"/>
          <w:szCs w:val="20"/>
        </w:rPr>
        <w:t>3.4.2.2</w:t>
      </w:r>
      <w:r w:rsidRPr="00322F43">
        <w:rPr>
          <w:rFonts w:ascii="Arial" w:hAnsi="Arial" w:cs="Arial"/>
          <w:sz w:val="20"/>
          <w:szCs w:val="20"/>
        </w:rPr>
        <w:tab/>
        <w:t>The 3% of the total amount is divided equally to all Managers.</w:t>
      </w:r>
    </w:p>
    <w:p w14:paraId="57CEDA95" w14:textId="77777777" w:rsidR="00322F43" w:rsidRPr="00322F43" w:rsidRDefault="00322F43" w:rsidP="002B1C28">
      <w:pPr>
        <w:pStyle w:val="NoSpacing"/>
        <w:ind w:left="720" w:firstLine="720"/>
        <w:jc w:val="both"/>
        <w:rPr>
          <w:rFonts w:ascii="Arial" w:hAnsi="Arial" w:cs="Arial"/>
          <w:sz w:val="20"/>
          <w:szCs w:val="20"/>
        </w:rPr>
      </w:pPr>
      <w:r w:rsidRPr="00322F43">
        <w:rPr>
          <w:rFonts w:ascii="Arial" w:hAnsi="Arial" w:cs="Arial"/>
          <w:sz w:val="20"/>
          <w:szCs w:val="20"/>
        </w:rPr>
        <w:t>3.4.2.3</w:t>
      </w:r>
      <w:r w:rsidRPr="00322F43">
        <w:rPr>
          <w:rFonts w:ascii="Arial" w:hAnsi="Arial" w:cs="Arial"/>
          <w:sz w:val="20"/>
          <w:szCs w:val="20"/>
        </w:rPr>
        <w:tab/>
        <w:t>All transactions must be confirmed paid.</w:t>
      </w:r>
    </w:p>
    <w:p w14:paraId="35A46C55" w14:textId="22E1C648" w:rsidR="00322F43" w:rsidRPr="00322F43" w:rsidRDefault="00322F43" w:rsidP="002B1C28">
      <w:pPr>
        <w:pStyle w:val="NoSpacing"/>
        <w:ind w:firstLine="720"/>
        <w:jc w:val="both"/>
        <w:rPr>
          <w:rFonts w:ascii="Arial" w:hAnsi="Arial" w:cs="Arial"/>
          <w:sz w:val="20"/>
          <w:szCs w:val="20"/>
        </w:rPr>
      </w:pPr>
      <w:r w:rsidRPr="00322F43">
        <w:rPr>
          <w:rFonts w:ascii="Arial" w:hAnsi="Arial" w:cs="Arial"/>
          <w:sz w:val="20"/>
          <w:szCs w:val="20"/>
        </w:rPr>
        <w:t>3.4.3</w:t>
      </w:r>
      <w:r w:rsidR="002B1C28">
        <w:rPr>
          <w:rFonts w:ascii="Arial" w:hAnsi="Arial" w:cs="Arial"/>
          <w:sz w:val="20"/>
          <w:szCs w:val="20"/>
        </w:rPr>
        <w:t xml:space="preserve"> </w:t>
      </w:r>
      <w:r w:rsidRPr="00322F43">
        <w:rPr>
          <w:rFonts w:ascii="Arial" w:hAnsi="Arial" w:cs="Arial"/>
          <w:sz w:val="20"/>
          <w:szCs w:val="20"/>
        </w:rPr>
        <w:t>Medical Billing Virtual assistant receives a 3% commission of the total billings collected.</w:t>
      </w:r>
    </w:p>
    <w:p w14:paraId="7FDCC96C" w14:textId="77777777" w:rsidR="00322F43" w:rsidRPr="00322F43" w:rsidRDefault="00322F43" w:rsidP="002B1C28">
      <w:pPr>
        <w:pStyle w:val="NoSpacing"/>
        <w:ind w:left="2160" w:hanging="720"/>
        <w:jc w:val="both"/>
        <w:rPr>
          <w:rFonts w:ascii="Arial" w:hAnsi="Arial" w:cs="Arial"/>
          <w:sz w:val="20"/>
          <w:szCs w:val="20"/>
        </w:rPr>
      </w:pPr>
      <w:r w:rsidRPr="00322F43">
        <w:rPr>
          <w:rFonts w:ascii="Arial" w:hAnsi="Arial" w:cs="Arial"/>
          <w:sz w:val="20"/>
          <w:szCs w:val="20"/>
        </w:rPr>
        <w:t>3.4.3.1</w:t>
      </w:r>
      <w:r w:rsidRPr="00322F43">
        <w:rPr>
          <w:rFonts w:ascii="Arial" w:hAnsi="Arial" w:cs="Arial"/>
          <w:sz w:val="20"/>
          <w:szCs w:val="20"/>
        </w:rPr>
        <w:tab/>
        <w:t>Confirmed and validated billings that were collected within the month will be totaled.</w:t>
      </w:r>
    </w:p>
    <w:p w14:paraId="54283E8D" w14:textId="77777777" w:rsidR="00322F43" w:rsidRPr="00322F43" w:rsidRDefault="00322F43" w:rsidP="002B1C28">
      <w:pPr>
        <w:pStyle w:val="NoSpacing"/>
        <w:ind w:left="720" w:firstLine="720"/>
        <w:jc w:val="both"/>
        <w:rPr>
          <w:rFonts w:ascii="Arial" w:hAnsi="Arial" w:cs="Arial"/>
          <w:sz w:val="20"/>
          <w:szCs w:val="20"/>
        </w:rPr>
      </w:pPr>
      <w:r w:rsidRPr="00322F43">
        <w:rPr>
          <w:rFonts w:ascii="Arial" w:hAnsi="Arial" w:cs="Arial"/>
          <w:sz w:val="20"/>
          <w:szCs w:val="20"/>
        </w:rPr>
        <w:t>3.4.3.2</w:t>
      </w:r>
      <w:r w:rsidRPr="00322F43">
        <w:rPr>
          <w:rFonts w:ascii="Arial" w:hAnsi="Arial" w:cs="Arial"/>
          <w:sz w:val="20"/>
          <w:szCs w:val="20"/>
        </w:rPr>
        <w:tab/>
        <w:t>The 3% of the total will be released once a month with the Manager’s approval.</w:t>
      </w:r>
    </w:p>
    <w:p w14:paraId="23170B9F" w14:textId="77777777" w:rsidR="002B1C28" w:rsidRDefault="00322F43" w:rsidP="002B1C28">
      <w:pPr>
        <w:pStyle w:val="NoSpacing"/>
        <w:ind w:left="720"/>
        <w:jc w:val="both"/>
        <w:rPr>
          <w:rFonts w:ascii="Arial" w:hAnsi="Arial" w:cs="Arial"/>
          <w:sz w:val="20"/>
          <w:szCs w:val="20"/>
        </w:rPr>
      </w:pPr>
      <w:r w:rsidRPr="00322F43">
        <w:rPr>
          <w:rFonts w:ascii="Arial" w:hAnsi="Arial" w:cs="Arial"/>
          <w:sz w:val="20"/>
          <w:szCs w:val="20"/>
        </w:rPr>
        <w:t>3.4.4</w:t>
      </w:r>
      <w:r w:rsidR="002B1C28">
        <w:rPr>
          <w:rFonts w:ascii="Arial" w:hAnsi="Arial" w:cs="Arial"/>
          <w:sz w:val="20"/>
          <w:szCs w:val="20"/>
        </w:rPr>
        <w:t xml:space="preserve"> </w:t>
      </w:r>
      <w:r w:rsidRPr="00322F43">
        <w:rPr>
          <w:rFonts w:ascii="Arial" w:hAnsi="Arial" w:cs="Arial"/>
          <w:sz w:val="20"/>
          <w:szCs w:val="20"/>
        </w:rPr>
        <w:t xml:space="preserve">IT Head will receive half percent on the money that we collect from the invoice that we sent </w:t>
      </w:r>
    </w:p>
    <w:p w14:paraId="7608E0F1" w14:textId="34C30072" w:rsidR="00322F43" w:rsidRPr="00322F43" w:rsidRDefault="002B1C28" w:rsidP="002B1C28">
      <w:pPr>
        <w:pStyle w:val="NoSpacing"/>
        <w:ind w:left="720"/>
        <w:jc w:val="both"/>
        <w:rPr>
          <w:rFonts w:ascii="Arial" w:hAnsi="Arial" w:cs="Arial"/>
          <w:sz w:val="20"/>
          <w:szCs w:val="20"/>
        </w:rPr>
      </w:pPr>
      <w:r>
        <w:rPr>
          <w:rFonts w:ascii="Arial" w:hAnsi="Arial" w:cs="Arial"/>
          <w:sz w:val="20"/>
          <w:szCs w:val="20"/>
        </w:rPr>
        <w:t xml:space="preserve">         </w:t>
      </w:r>
      <w:r w:rsidR="00322F43" w:rsidRPr="00322F43">
        <w:rPr>
          <w:rFonts w:ascii="Arial" w:hAnsi="Arial" w:cs="Arial"/>
          <w:sz w:val="20"/>
          <w:szCs w:val="20"/>
        </w:rPr>
        <w:t>to client. This is for the special project.</w:t>
      </w:r>
    </w:p>
    <w:p w14:paraId="4DAA615B" w14:textId="77777777" w:rsidR="00322F43" w:rsidRPr="00322F43" w:rsidRDefault="00322F43" w:rsidP="00322F43">
      <w:pPr>
        <w:pStyle w:val="NoSpacing"/>
        <w:jc w:val="both"/>
        <w:rPr>
          <w:rFonts w:ascii="Arial" w:hAnsi="Arial" w:cs="Arial"/>
          <w:sz w:val="20"/>
          <w:szCs w:val="20"/>
        </w:rPr>
      </w:pPr>
    </w:p>
    <w:p w14:paraId="1C65B7CD" w14:textId="3E8CCC4B" w:rsidR="00322F43" w:rsidRPr="002B1C28" w:rsidRDefault="00322F43" w:rsidP="002B1C28">
      <w:pPr>
        <w:pStyle w:val="Heading2"/>
        <w:rPr>
          <w:rFonts w:ascii="Arial" w:hAnsi="Arial" w:cs="Arial"/>
          <w:color w:val="000000" w:themeColor="text1"/>
          <w:sz w:val="22"/>
          <w:szCs w:val="22"/>
        </w:rPr>
      </w:pPr>
      <w:bookmarkStart w:id="29" w:name="_Toc116382445"/>
      <w:r w:rsidRPr="002B1C28">
        <w:rPr>
          <w:rFonts w:ascii="Arial" w:hAnsi="Arial" w:cs="Arial"/>
          <w:color w:val="000000" w:themeColor="text1"/>
          <w:sz w:val="22"/>
          <w:szCs w:val="22"/>
        </w:rPr>
        <w:t>3.5</w:t>
      </w:r>
      <w:r w:rsidRPr="002B1C28">
        <w:rPr>
          <w:rFonts w:ascii="Arial" w:hAnsi="Arial" w:cs="Arial"/>
          <w:color w:val="000000" w:themeColor="text1"/>
          <w:sz w:val="22"/>
          <w:szCs w:val="22"/>
        </w:rPr>
        <w:tab/>
        <w:t>Sales and Marketing Incentives</w:t>
      </w:r>
      <w:bookmarkEnd w:id="29"/>
    </w:p>
    <w:p w14:paraId="054901DA" w14:textId="77777777" w:rsidR="00322F43" w:rsidRPr="00322F43" w:rsidRDefault="00322F43" w:rsidP="00322F43">
      <w:pPr>
        <w:pStyle w:val="NoSpacing"/>
        <w:jc w:val="both"/>
        <w:rPr>
          <w:rFonts w:ascii="Arial" w:hAnsi="Arial" w:cs="Arial"/>
          <w:sz w:val="20"/>
          <w:szCs w:val="20"/>
        </w:rPr>
      </w:pPr>
    </w:p>
    <w:p w14:paraId="5CD8BB85" w14:textId="77777777" w:rsidR="00322F43" w:rsidRPr="00322F43" w:rsidRDefault="00322F43" w:rsidP="002B1C28">
      <w:pPr>
        <w:pStyle w:val="NoSpacing"/>
        <w:ind w:left="720"/>
        <w:jc w:val="both"/>
        <w:rPr>
          <w:rFonts w:ascii="Arial" w:hAnsi="Arial" w:cs="Arial"/>
          <w:sz w:val="20"/>
          <w:szCs w:val="20"/>
        </w:rPr>
      </w:pPr>
      <w:r w:rsidRPr="00322F43">
        <w:rPr>
          <w:rFonts w:ascii="Arial" w:hAnsi="Arial" w:cs="Arial"/>
          <w:sz w:val="20"/>
          <w:szCs w:val="20"/>
        </w:rPr>
        <w:t xml:space="preserve">Sales and Marketing incentives are </w:t>
      </w:r>
      <w:proofErr w:type="gramStart"/>
      <w:r w:rsidRPr="00322F43">
        <w:rPr>
          <w:rFonts w:ascii="Arial" w:hAnsi="Arial" w:cs="Arial"/>
          <w:sz w:val="20"/>
          <w:szCs w:val="20"/>
        </w:rPr>
        <w:t>release</w:t>
      </w:r>
      <w:proofErr w:type="gramEnd"/>
      <w:r w:rsidRPr="00322F43">
        <w:rPr>
          <w:rFonts w:ascii="Arial" w:hAnsi="Arial" w:cs="Arial"/>
          <w:sz w:val="20"/>
          <w:szCs w:val="20"/>
        </w:rPr>
        <w:t xml:space="preserve"> once the new Client paid and for a full-service account for the life of the account.</w:t>
      </w:r>
    </w:p>
    <w:p w14:paraId="019EC76B" w14:textId="77777777" w:rsidR="00322F43" w:rsidRPr="00322F43" w:rsidRDefault="00322F43" w:rsidP="00322F43">
      <w:pPr>
        <w:pStyle w:val="NoSpacing"/>
        <w:jc w:val="both"/>
        <w:rPr>
          <w:rFonts w:ascii="Arial" w:hAnsi="Arial" w:cs="Arial"/>
          <w:sz w:val="20"/>
          <w:szCs w:val="20"/>
        </w:rPr>
      </w:pPr>
    </w:p>
    <w:p w14:paraId="43550F24" w14:textId="775CFE8A" w:rsidR="00322F43" w:rsidRPr="00322F43" w:rsidRDefault="00322F43" w:rsidP="002B1C28">
      <w:pPr>
        <w:pStyle w:val="NoSpacing"/>
        <w:ind w:firstLine="720"/>
        <w:jc w:val="both"/>
        <w:rPr>
          <w:rFonts w:ascii="Arial" w:hAnsi="Arial" w:cs="Arial"/>
          <w:sz w:val="20"/>
          <w:szCs w:val="20"/>
        </w:rPr>
      </w:pPr>
      <w:r w:rsidRPr="00322F43">
        <w:rPr>
          <w:rFonts w:ascii="Arial" w:hAnsi="Arial" w:cs="Arial"/>
          <w:sz w:val="20"/>
          <w:szCs w:val="20"/>
        </w:rPr>
        <w:t>3.5.1</w:t>
      </w:r>
      <w:r w:rsidR="002B1C28">
        <w:rPr>
          <w:rFonts w:ascii="Arial" w:hAnsi="Arial" w:cs="Arial"/>
          <w:sz w:val="20"/>
          <w:szCs w:val="20"/>
        </w:rPr>
        <w:t xml:space="preserve"> </w:t>
      </w:r>
      <w:r w:rsidRPr="00322F43">
        <w:rPr>
          <w:rFonts w:ascii="Arial" w:hAnsi="Arial" w:cs="Arial"/>
          <w:sz w:val="20"/>
          <w:szCs w:val="20"/>
        </w:rPr>
        <w:t>Full-Service Account/End to End Subscription</w:t>
      </w:r>
      <w:r w:rsidR="005D51F9">
        <w:rPr>
          <w:rFonts w:ascii="Arial" w:hAnsi="Arial" w:cs="Arial"/>
          <w:sz w:val="20"/>
          <w:szCs w:val="20"/>
        </w:rPr>
        <w:t>.</w:t>
      </w:r>
    </w:p>
    <w:p w14:paraId="3132A58E" w14:textId="77777777" w:rsidR="00322F43" w:rsidRPr="00322F43" w:rsidRDefault="00322F43" w:rsidP="002B1C28">
      <w:pPr>
        <w:pStyle w:val="NoSpacing"/>
        <w:ind w:left="2160" w:hanging="720"/>
        <w:jc w:val="both"/>
        <w:rPr>
          <w:rFonts w:ascii="Arial" w:hAnsi="Arial" w:cs="Arial"/>
          <w:sz w:val="20"/>
          <w:szCs w:val="20"/>
        </w:rPr>
      </w:pPr>
      <w:r w:rsidRPr="00322F43">
        <w:rPr>
          <w:rFonts w:ascii="Arial" w:hAnsi="Arial" w:cs="Arial"/>
          <w:sz w:val="20"/>
          <w:szCs w:val="20"/>
        </w:rPr>
        <w:t>3.5.1.1</w:t>
      </w:r>
      <w:r w:rsidRPr="00322F43">
        <w:rPr>
          <w:rFonts w:ascii="Arial" w:hAnsi="Arial" w:cs="Arial"/>
          <w:sz w:val="20"/>
          <w:szCs w:val="20"/>
        </w:rPr>
        <w:tab/>
        <w:t xml:space="preserve"> An initial of $150 is released on the first month of the account to the Virtual Assistant who established the lead from email marketing or through cold calling. Once payment is confirmed accounting will process the pay every 15th of the month.</w:t>
      </w:r>
    </w:p>
    <w:p w14:paraId="7F0616D8" w14:textId="77777777" w:rsidR="00322F43" w:rsidRPr="00322F43" w:rsidRDefault="00322F43" w:rsidP="002B1C28">
      <w:pPr>
        <w:pStyle w:val="NoSpacing"/>
        <w:ind w:left="2160" w:hanging="720"/>
        <w:jc w:val="both"/>
        <w:rPr>
          <w:rFonts w:ascii="Arial" w:hAnsi="Arial" w:cs="Arial"/>
          <w:sz w:val="20"/>
          <w:szCs w:val="20"/>
        </w:rPr>
      </w:pPr>
      <w:r w:rsidRPr="00322F43">
        <w:rPr>
          <w:rFonts w:ascii="Arial" w:hAnsi="Arial" w:cs="Arial"/>
          <w:sz w:val="20"/>
          <w:szCs w:val="20"/>
        </w:rPr>
        <w:lastRenderedPageBreak/>
        <w:t>3.5.1.2</w:t>
      </w:r>
      <w:r w:rsidRPr="00322F43">
        <w:rPr>
          <w:rFonts w:ascii="Arial" w:hAnsi="Arial" w:cs="Arial"/>
          <w:sz w:val="20"/>
          <w:szCs w:val="20"/>
        </w:rPr>
        <w:tab/>
        <w:t>A $50 is released starting on the second month’s subscription of the account. Once payment is confirmed accounting will process the pay every 15th of the month</w:t>
      </w:r>
    </w:p>
    <w:p w14:paraId="27A749A4" w14:textId="77777777" w:rsidR="00322F43" w:rsidRPr="00322F43" w:rsidRDefault="00322F43" w:rsidP="002B1C28">
      <w:pPr>
        <w:pStyle w:val="NoSpacing"/>
        <w:ind w:left="720" w:firstLine="720"/>
        <w:jc w:val="both"/>
        <w:rPr>
          <w:rFonts w:ascii="Arial" w:hAnsi="Arial" w:cs="Arial"/>
          <w:sz w:val="20"/>
          <w:szCs w:val="20"/>
        </w:rPr>
      </w:pPr>
      <w:r w:rsidRPr="00322F43">
        <w:rPr>
          <w:rFonts w:ascii="Arial" w:hAnsi="Arial" w:cs="Arial"/>
          <w:sz w:val="20"/>
          <w:szCs w:val="20"/>
        </w:rPr>
        <w:t>3.5.1.3</w:t>
      </w:r>
      <w:r w:rsidRPr="00322F43">
        <w:rPr>
          <w:rFonts w:ascii="Arial" w:hAnsi="Arial" w:cs="Arial"/>
          <w:sz w:val="20"/>
          <w:szCs w:val="20"/>
        </w:rPr>
        <w:tab/>
        <w:t>A monthly incentive of $50 for the life of the account after payment is confirmed.</w:t>
      </w:r>
    </w:p>
    <w:p w14:paraId="57C0E514" w14:textId="77777777" w:rsidR="00322F43" w:rsidRPr="00322F43" w:rsidRDefault="00322F43" w:rsidP="00322F43">
      <w:pPr>
        <w:pStyle w:val="NoSpacing"/>
        <w:jc w:val="both"/>
        <w:rPr>
          <w:rFonts w:ascii="Arial" w:hAnsi="Arial" w:cs="Arial"/>
          <w:sz w:val="20"/>
          <w:szCs w:val="20"/>
        </w:rPr>
      </w:pPr>
    </w:p>
    <w:p w14:paraId="1E211B91" w14:textId="27BE1D9B" w:rsidR="00322F43" w:rsidRPr="00322F43" w:rsidRDefault="00322F43" w:rsidP="002B1C28">
      <w:pPr>
        <w:pStyle w:val="NoSpacing"/>
        <w:ind w:firstLine="720"/>
        <w:jc w:val="both"/>
        <w:rPr>
          <w:rFonts w:ascii="Arial" w:hAnsi="Arial" w:cs="Arial"/>
          <w:sz w:val="20"/>
          <w:szCs w:val="20"/>
        </w:rPr>
      </w:pPr>
      <w:r w:rsidRPr="00322F43">
        <w:rPr>
          <w:rFonts w:ascii="Arial" w:hAnsi="Arial" w:cs="Arial"/>
          <w:sz w:val="20"/>
          <w:szCs w:val="20"/>
        </w:rPr>
        <w:t>3.5.2</w:t>
      </w:r>
      <w:r w:rsidR="002B1C28">
        <w:rPr>
          <w:rFonts w:ascii="Arial" w:hAnsi="Arial" w:cs="Arial"/>
          <w:sz w:val="20"/>
          <w:szCs w:val="20"/>
        </w:rPr>
        <w:t xml:space="preserve"> </w:t>
      </w:r>
      <w:r w:rsidRPr="00322F43">
        <w:rPr>
          <w:rFonts w:ascii="Arial" w:hAnsi="Arial" w:cs="Arial"/>
          <w:sz w:val="20"/>
          <w:szCs w:val="20"/>
        </w:rPr>
        <w:t>Self-serve account subscription</w:t>
      </w:r>
    </w:p>
    <w:p w14:paraId="772B4158" w14:textId="77777777" w:rsidR="00322F43" w:rsidRPr="00322F43" w:rsidRDefault="00322F43" w:rsidP="002B1C28">
      <w:pPr>
        <w:pStyle w:val="NoSpacing"/>
        <w:ind w:left="2160" w:hanging="720"/>
        <w:jc w:val="both"/>
        <w:rPr>
          <w:rFonts w:ascii="Arial" w:hAnsi="Arial" w:cs="Arial"/>
          <w:sz w:val="20"/>
          <w:szCs w:val="20"/>
        </w:rPr>
      </w:pPr>
      <w:r w:rsidRPr="00322F43">
        <w:rPr>
          <w:rFonts w:ascii="Arial" w:hAnsi="Arial" w:cs="Arial"/>
          <w:sz w:val="20"/>
          <w:szCs w:val="20"/>
        </w:rPr>
        <w:t>3.5.2.1</w:t>
      </w:r>
      <w:r w:rsidRPr="00322F43">
        <w:rPr>
          <w:rFonts w:ascii="Arial" w:hAnsi="Arial" w:cs="Arial"/>
          <w:sz w:val="20"/>
          <w:szCs w:val="20"/>
        </w:rPr>
        <w:tab/>
        <w:t>A $50 incentive to the Virtual Assistant who established the lead from email marketing or through cold calling.</w:t>
      </w:r>
    </w:p>
    <w:p w14:paraId="556D8585" w14:textId="386E518C" w:rsidR="00322F43" w:rsidRDefault="00322F43" w:rsidP="002B1C28">
      <w:pPr>
        <w:pStyle w:val="NoSpacing"/>
        <w:ind w:left="720" w:firstLine="720"/>
        <w:jc w:val="both"/>
        <w:rPr>
          <w:rFonts w:ascii="Arial" w:hAnsi="Arial" w:cs="Arial"/>
          <w:sz w:val="20"/>
          <w:szCs w:val="20"/>
        </w:rPr>
      </w:pPr>
      <w:r w:rsidRPr="00322F43">
        <w:rPr>
          <w:rFonts w:ascii="Arial" w:hAnsi="Arial" w:cs="Arial"/>
          <w:sz w:val="20"/>
          <w:szCs w:val="20"/>
        </w:rPr>
        <w:t>3.5.2.2</w:t>
      </w:r>
      <w:r w:rsidRPr="00322F43">
        <w:rPr>
          <w:rFonts w:ascii="Arial" w:hAnsi="Arial" w:cs="Arial"/>
          <w:sz w:val="20"/>
          <w:szCs w:val="20"/>
        </w:rPr>
        <w:tab/>
        <w:t>A monthly incentive of $50 for the life of the account after payment is confirmed.</w:t>
      </w:r>
    </w:p>
    <w:p w14:paraId="7B3B4405" w14:textId="77777777" w:rsidR="002B1C28" w:rsidRPr="00322F43" w:rsidRDefault="002B1C28" w:rsidP="002B1C28">
      <w:pPr>
        <w:pStyle w:val="NoSpacing"/>
        <w:jc w:val="both"/>
        <w:rPr>
          <w:rFonts w:ascii="Arial" w:hAnsi="Arial" w:cs="Arial"/>
          <w:sz w:val="20"/>
          <w:szCs w:val="20"/>
        </w:rPr>
      </w:pPr>
    </w:p>
    <w:p w14:paraId="4715A27F" w14:textId="74575FB6" w:rsidR="00322F43" w:rsidRPr="00322F43" w:rsidRDefault="00322F43" w:rsidP="002B1C28">
      <w:pPr>
        <w:pStyle w:val="NoSpacing"/>
        <w:ind w:left="1276" w:hanging="556"/>
        <w:jc w:val="both"/>
        <w:rPr>
          <w:rFonts w:ascii="Arial" w:hAnsi="Arial" w:cs="Arial"/>
          <w:sz w:val="20"/>
          <w:szCs w:val="20"/>
        </w:rPr>
      </w:pPr>
      <w:r w:rsidRPr="00322F43">
        <w:rPr>
          <w:rFonts w:ascii="Arial" w:hAnsi="Arial" w:cs="Arial"/>
          <w:sz w:val="20"/>
          <w:szCs w:val="20"/>
        </w:rPr>
        <w:t>3.5.3</w:t>
      </w:r>
      <w:r w:rsidR="002B1C28">
        <w:rPr>
          <w:rFonts w:ascii="Arial" w:hAnsi="Arial" w:cs="Arial"/>
          <w:sz w:val="20"/>
          <w:szCs w:val="20"/>
        </w:rPr>
        <w:t xml:space="preserve"> </w:t>
      </w:r>
      <w:r w:rsidRPr="00322F43">
        <w:rPr>
          <w:rFonts w:ascii="Arial" w:hAnsi="Arial" w:cs="Arial"/>
          <w:sz w:val="20"/>
          <w:szCs w:val="20"/>
        </w:rPr>
        <w:t xml:space="preserve">3% commission for projects the Virtual Assistant who established the lead from email marketing or through cold calling. This is one-time payment only. </w:t>
      </w:r>
    </w:p>
    <w:p w14:paraId="2407CE1C" w14:textId="77777777" w:rsidR="00322F43" w:rsidRPr="00322F43" w:rsidRDefault="00322F43" w:rsidP="00322F43">
      <w:pPr>
        <w:pStyle w:val="NoSpacing"/>
        <w:jc w:val="both"/>
        <w:rPr>
          <w:rFonts w:ascii="Arial" w:hAnsi="Arial" w:cs="Arial"/>
          <w:sz w:val="20"/>
          <w:szCs w:val="20"/>
        </w:rPr>
      </w:pPr>
    </w:p>
    <w:p w14:paraId="35C4CFB4" w14:textId="583E53E8" w:rsidR="00322F43" w:rsidRPr="00DD24D2" w:rsidRDefault="00322F43" w:rsidP="00DD24D2">
      <w:pPr>
        <w:pStyle w:val="Heading2"/>
        <w:rPr>
          <w:rFonts w:ascii="Arial" w:hAnsi="Arial" w:cs="Arial"/>
          <w:color w:val="auto"/>
          <w:sz w:val="22"/>
          <w:szCs w:val="22"/>
        </w:rPr>
      </w:pPr>
      <w:bookmarkStart w:id="30" w:name="_Toc116382446"/>
      <w:r w:rsidRPr="002B1C28">
        <w:rPr>
          <w:rFonts w:ascii="Arial" w:hAnsi="Arial" w:cs="Arial"/>
          <w:color w:val="auto"/>
          <w:sz w:val="22"/>
          <w:szCs w:val="22"/>
        </w:rPr>
        <w:t>3.7 Performance Reviews</w:t>
      </w:r>
      <w:bookmarkEnd w:id="30"/>
    </w:p>
    <w:p w14:paraId="5A61088D" w14:textId="295DCCE7" w:rsidR="00322F43" w:rsidRPr="00322F43" w:rsidRDefault="00322F43" w:rsidP="002B1C28">
      <w:pPr>
        <w:pStyle w:val="NoSpacing"/>
        <w:ind w:left="426" w:firstLine="283"/>
        <w:jc w:val="both"/>
        <w:rPr>
          <w:rFonts w:ascii="Arial" w:hAnsi="Arial" w:cs="Arial"/>
          <w:sz w:val="20"/>
          <w:szCs w:val="20"/>
        </w:rPr>
      </w:pPr>
      <w:r w:rsidRPr="00322F43">
        <w:rPr>
          <w:rFonts w:ascii="Arial" w:hAnsi="Arial" w:cs="Arial"/>
          <w:sz w:val="20"/>
          <w:szCs w:val="20"/>
        </w:rPr>
        <w:t xml:space="preserve">Your performance is important to our Company. Every </w:t>
      </w:r>
      <w:r w:rsidR="002B1C28">
        <w:rPr>
          <w:rFonts w:ascii="Arial" w:hAnsi="Arial" w:cs="Arial"/>
          <w:sz w:val="20"/>
          <w:szCs w:val="20"/>
        </w:rPr>
        <w:t>3 to 6 months</w:t>
      </w:r>
      <w:r w:rsidRPr="00322F43">
        <w:rPr>
          <w:rFonts w:ascii="Arial" w:hAnsi="Arial" w:cs="Arial"/>
          <w:sz w:val="20"/>
          <w:szCs w:val="20"/>
        </w:rPr>
        <w:t>, your immediate head will review your job progress within our Company and help you set new job performance plans.</w:t>
      </w:r>
    </w:p>
    <w:p w14:paraId="5791F318" w14:textId="77777777" w:rsidR="00322F43" w:rsidRPr="00322F43" w:rsidRDefault="00322F43" w:rsidP="00322F43">
      <w:pPr>
        <w:pStyle w:val="NoSpacing"/>
        <w:jc w:val="both"/>
        <w:rPr>
          <w:rFonts w:ascii="Arial" w:hAnsi="Arial" w:cs="Arial"/>
          <w:sz w:val="20"/>
          <w:szCs w:val="20"/>
        </w:rPr>
      </w:pPr>
    </w:p>
    <w:p w14:paraId="0F8FCBCD" w14:textId="19A7C0D0" w:rsidR="002B1C28" w:rsidRDefault="002B1C28" w:rsidP="002B1C28">
      <w:pPr>
        <w:pStyle w:val="NoSpacing"/>
        <w:ind w:left="426" w:firstLine="283"/>
        <w:jc w:val="both"/>
        <w:rPr>
          <w:rFonts w:ascii="Arial" w:hAnsi="Arial" w:cs="Arial"/>
          <w:sz w:val="20"/>
          <w:szCs w:val="20"/>
        </w:rPr>
      </w:pPr>
      <w:r>
        <w:rPr>
          <w:rFonts w:ascii="Arial" w:hAnsi="Arial" w:cs="Arial"/>
          <w:sz w:val="20"/>
          <w:szCs w:val="20"/>
        </w:rPr>
        <w:t xml:space="preserve">3.7.1 A new onboard Virtual Assistant </w:t>
      </w:r>
      <w:r w:rsidR="00004151">
        <w:rPr>
          <w:rFonts w:ascii="Arial" w:hAnsi="Arial" w:cs="Arial"/>
          <w:sz w:val="20"/>
          <w:szCs w:val="20"/>
        </w:rPr>
        <w:t xml:space="preserve">will undergo a 30 to 90days training period. </w:t>
      </w:r>
    </w:p>
    <w:p w14:paraId="539CB6B7" w14:textId="77777777" w:rsidR="00F2688A" w:rsidRDefault="00F2688A" w:rsidP="002B1C28">
      <w:pPr>
        <w:pStyle w:val="NoSpacing"/>
        <w:ind w:left="426" w:firstLine="283"/>
        <w:jc w:val="both"/>
        <w:rPr>
          <w:rFonts w:ascii="Arial" w:hAnsi="Arial" w:cs="Arial"/>
          <w:sz w:val="20"/>
          <w:szCs w:val="20"/>
        </w:rPr>
      </w:pPr>
    </w:p>
    <w:tbl>
      <w:tblPr>
        <w:tblW w:w="5244" w:type="dxa"/>
        <w:tblInd w:w="2258" w:type="dxa"/>
        <w:tblCellMar>
          <w:left w:w="0" w:type="dxa"/>
          <w:right w:w="0" w:type="dxa"/>
        </w:tblCellMar>
        <w:tblLook w:val="0420" w:firstRow="1" w:lastRow="0" w:firstColumn="0" w:lastColumn="0" w:noHBand="0" w:noVBand="1"/>
      </w:tblPr>
      <w:tblGrid>
        <w:gridCol w:w="1134"/>
        <w:gridCol w:w="898"/>
        <w:gridCol w:w="3212"/>
      </w:tblGrid>
      <w:tr w:rsidR="00F2688A" w:rsidRPr="00F2688A" w14:paraId="1131A2BC" w14:textId="77777777" w:rsidTr="00F2688A">
        <w:trPr>
          <w:trHeight w:val="291"/>
        </w:trPr>
        <w:tc>
          <w:tcPr>
            <w:tcW w:w="1134"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20DF5001" w14:textId="77777777" w:rsidR="00F2688A" w:rsidRPr="00F2688A" w:rsidRDefault="00F2688A" w:rsidP="00F2688A">
            <w:pPr>
              <w:spacing w:after="0" w:line="240" w:lineRule="auto"/>
              <w:rPr>
                <w:rFonts w:ascii="Arial" w:eastAsia="Times New Roman" w:hAnsi="Arial" w:cs="Arial"/>
                <w:sz w:val="20"/>
                <w:szCs w:val="20"/>
                <w:lang w:val="en-PH" w:eastAsia="en-PH"/>
              </w:rPr>
            </w:pPr>
            <w:r w:rsidRPr="00F2688A">
              <w:rPr>
                <w:rFonts w:ascii="Arial" w:eastAsia="Times New Roman" w:hAnsi="Arial" w:cs="Arial"/>
                <w:b/>
                <w:bCs/>
                <w:color w:val="FFFFFF"/>
                <w:kern w:val="24"/>
                <w:sz w:val="20"/>
                <w:szCs w:val="20"/>
                <w:lang w:val="en-PH" w:eastAsia="en-PH"/>
              </w:rPr>
              <w:t xml:space="preserve">Level </w:t>
            </w:r>
          </w:p>
        </w:tc>
        <w:tc>
          <w:tcPr>
            <w:tcW w:w="898"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320D0CC2" w14:textId="77777777" w:rsidR="00F2688A" w:rsidRPr="00F2688A" w:rsidRDefault="00F2688A" w:rsidP="00F2688A">
            <w:pPr>
              <w:spacing w:after="0" w:line="240" w:lineRule="auto"/>
              <w:rPr>
                <w:rFonts w:ascii="Arial" w:eastAsia="Times New Roman" w:hAnsi="Arial" w:cs="Arial"/>
                <w:sz w:val="20"/>
                <w:szCs w:val="20"/>
                <w:lang w:val="en-PH" w:eastAsia="en-PH"/>
              </w:rPr>
            </w:pPr>
            <w:r w:rsidRPr="00F2688A">
              <w:rPr>
                <w:rFonts w:ascii="Arial" w:eastAsia="Times New Roman" w:hAnsi="Arial" w:cs="Arial"/>
                <w:b/>
                <w:bCs/>
                <w:color w:val="FFFFFF"/>
                <w:kern w:val="24"/>
                <w:sz w:val="20"/>
                <w:szCs w:val="20"/>
                <w:lang w:val="en-PH" w:eastAsia="en-PH"/>
              </w:rPr>
              <w:t>Pay</w:t>
            </w:r>
          </w:p>
        </w:tc>
        <w:tc>
          <w:tcPr>
            <w:tcW w:w="3212"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39AF3283" w14:textId="77777777" w:rsidR="00F2688A" w:rsidRPr="00F2688A" w:rsidRDefault="00F2688A" w:rsidP="00F2688A">
            <w:pPr>
              <w:spacing w:after="0" w:line="240" w:lineRule="auto"/>
              <w:rPr>
                <w:rFonts w:ascii="Arial" w:eastAsia="Times New Roman" w:hAnsi="Arial" w:cs="Arial"/>
                <w:sz w:val="20"/>
                <w:szCs w:val="20"/>
                <w:lang w:val="en-PH" w:eastAsia="en-PH"/>
              </w:rPr>
            </w:pPr>
            <w:r w:rsidRPr="00F2688A">
              <w:rPr>
                <w:rFonts w:ascii="Arial" w:eastAsia="Times New Roman" w:hAnsi="Arial" w:cs="Arial"/>
                <w:b/>
                <w:bCs/>
                <w:color w:val="FFFFFF"/>
                <w:kern w:val="24"/>
                <w:sz w:val="20"/>
                <w:szCs w:val="20"/>
                <w:lang w:val="en-PH" w:eastAsia="en-PH"/>
              </w:rPr>
              <w:t>Period</w:t>
            </w:r>
          </w:p>
        </w:tc>
      </w:tr>
      <w:tr w:rsidR="00F2688A" w:rsidRPr="00F2688A" w14:paraId="698D5637" w14:textId="77777777" w:rsidTr="00EA2900">
        <w:trPr>
          <w:trHeight w:val="133"/>
        </w:trPr>
        <w:tc>
          <w:tcPr>
            <w:tcW w:w="1134"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383CC34A" w14:textId="77777777" w:rsidR="00F2688A" w:rsidRPr="00F2688A" w:rsidRDefault="00F2688A" w:rsidP="00F2688A">
            <w:pPr>
              <w:spacing w:after="0" w:line="240" w:lineRule="auto"/>
              <w:rPr>
                <w:rFonts w:ascii="Arial" w:eastAsia="Times New Roman" w:hAnsi="Arial" w:cs="Arial"/>
                <w:sz w:val="20"/>
                <w:szCs w:val="20"/>
                <w:lang w:val="en-PH" w:eastAsia="en-PH"/>
              </w:rPr>
            </w:pPr>
            <w:r w:rsidRPr="00F2688A">
              <w:rPr>
                <w:rFonts w:ascii="Arial" w:eastAsia="Times New Roman" w:hAnsi="Arial" w:cs="Arial"/>
                <w:color w:val="000000"/>
                <w:kern w:val="24"/>
                <w:sz w:val="20"/>
                <w:szCs w:val="20"/>
                <w:lang w:val="en-PH" w:eastAsia="en-PH"/>
              </w:rPr>
              <w:t>T30</w:t>
            </w:r>
          </w:p>
        </w:tc>
        <w:tc>
          <w:tcPr>
            <w:tcW w:w="898"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0E1CC22E" w14:textId="77777777" w:rsidR="00F2688A" w:rsidRPr="00F2688A" w:rsidRDefault="00F2688A" w:rsidP="00F2688A">
            <w:pPr>
              <w:spacing w:after="0" w:line="240" w:lineRule="auto"/>
              <w:rPr>
                <w:rFonts w:ascii="Arial" w:eastAsia="Times New Roman" w:hAnsi="Arial" w:cs="Arial"/>
                <w:sz w:val="20"/>
                <w:szCs w:val="20"/>
                <w:lang w:val="en-PH" w:eastAsia="en-PH"/>
              </w:rPr>
            </w:pPr>
            <w:r w:rsidRPr="00F2688A">
              <w:rPr>
                <w:rFonts w:ascii="Arial" w:eastAsia="Times New Roman" w:hAnsi="Arial" w:cs="Arial"/>
                <w:color w:val="000000"/>
                <w:kern w:val="24"/>
                <w:sz w:val="20"/>
                <w:szCs w:val="20"/>
                <w:lang w:val="en-PH" w:eastAsia="en-PH"/>
              </w:rPr>
              <w:t>$250</w:t>
            </w:r>
          </w:p>
        </w:tc>
        <w:tc>
          <w:tcPr>
            <w:tcW w:w="3212"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00521F74" w14:textId="77777777" w:rsidR="00F2688A" w:rsidRPr="00F2688A" w:rsidRDefault="00F2688A" w:rsidP="00F2688A">
            <w:pPr>
              <w:spacing w:after="0" w:line="240" w:lineRule="auto"/>
              <w:rPr>
                <w:rFonts w:ascii="Arial" w:eastAsia="Times New Roman" w:hAnsi="Arial" w:cs="Arial"/>
                <w:sz w:val="20"/>
                <w:szCs w:val="20"/>
                <w:lang w:val="en-PH" w:eastAsia="en-PH"/>
              </w:rPr>
            </w:pPr>
            <w:r w:rsidRPr="00F2688A">
              <w:rPr>
                <w:rFonts w:ascii="Arial" w:eastAsia="Times New Roman" w:hAnsi="Arial" w:cs="Arial"/>
                <w:color w:val="000000"/>
                <w:kern w:val="24"/>
                <w:sz w:val="20"/>
                <w:szCs w:val="20"/>
                <w:lang w:val="en-PH" w:eastAsia="en-PH"/>
              </w:rPr>
              <w:t>30 days</w:t>
            </w:r>
          </w:p>
        </w:tc>
      </w:tr>
      <w:tr w:rsidR="00F2688A" w:rsidRPr="00F2688A" w14:paraId="3ED898D6" w14:textId="77777777" w:rsidTr="00EA2900">
        <w:trPr>
          <w:trHeight w:val="166"/>
        </w:trPr>
        <w:tc>
          <w:tcPr>
            <w:tcW w:w="1134"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6E317B35" w14:textId="77777777" w:rsidR="00F2688A" w:rsidRPr="00F2688A" w:rsidRDefault="00F2688A" w:rsidP="00F2688A">
            <w:pPr>
              <w:spacing w:after="0" w:line="240" w:lineRule="auto"/>
              <w:rPr>
                <w:rFonts w:ascii="Arial" w:eastAsia="Times New Roman" w:hAnsi="Arial" w:cs="Arial"/>
                <w:sz w:val="20"/>
                <w:szCs w:val="20"/>
                <w:lang w:val="en-PH" w:eastAsia="en-PH"/>
              </w:rPr>
            </w:pPr>
            <w:r w:rsidRPr="00F2688A">
              <w:rPr>
                <w:rFonts w:ascii="Arial" w:eastAsia="Times New Roman" w:hAnsi="Arial" w:cs="Arial"/>
                <w:color w:val="000000"/>
                <w:kern w:val="24"/>
                <w:sz w:val="20"/>
                <w:szCs w:val="20"/>
                <w:lang w:val="en-PH" w:eastAsia="en-PH"/>
              </w:rPr>
              <w:t>T60</w:t>
            </w:r>
          </w:p>
        </w:tc>
        <w:tc>
          <w:tcPr>
            <w:tcW w:w="898"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7B5098CF" w14:textId="77777777" w:rsidR="00F2688A" w:rsidRPr="00F2688A" w:rsidRDefault="00F2688A" w:rsidP="00F2688A">
            <w:pPr>
              <w:spacing w:after="0" w:line="240" w:lineRule="auto"/>
              <w:rPr>
                <w:rFonts w:ascii="Arial" w:eastAsia="Times New Roman" w:hAnsi="Arial" w:cs="Arial"/>
                <w:sz w:val="20"/>
                <w:szCs w:val="20"/>
                <w:lang w:val="en-PH" w:eastAsia="en-PH"/>
              </w:rPr>
            </w:pPr>
            <w:r w:rsidRPr="00F2688A">
              <w:rPr>
                <w:rFonts w:ascii="Arial" w:eastAsia="Times New Roman" w:hAnsi="Arial" w:cs="Arial"/>
                <w:color w:val="000000"/>
                <w:kern w:val="24"/>
                <w:sz w:val="20"/>
                <w:szCs w:val="20"/>
                <w:lang w:val="en-PH" w:eastAsia="en-PH"/>
              </w:rPr>
              <w:t>$300</w:t>
            </w:r>
          </w:p>
        </w:tc>
        <w:tc>
          <w:tcPr>
            <w:tcW w:w="3212"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5E034771" w14:textId="77777777" w:rsidR="00F2688A" w:rsidRPr="00F2688A" w:rsidRDefault="00F2688A" w:rsidP="00F2688A">
            <w:pPr>
              <w:spacing w:after="0" w:line="240" w:lineRule="auto"/>
              <w:rPr>
                <w:rFonts w:ascii="Arial" w:eastAsia="Times New Roman" w:hAnsi="Arial" w:cs="Arial"/>
                <w:sz w:val="20"/>
                <w:szCs w:val="20"/>
                <w:lang w:val="en-PH" w:eastAsia="en-PH"/>
              </w:rPr>
            </w:pPr>
            <w:r w:rsidRPr="00F2688A">
              <w:rPr>
                <w:rFonts w:ascii="Arial" w:eastAsia="Times New Roman" w:hAnsi="Arial" w:cs="Arial"/>
                <w:color w:val="000000"/>
                <w:kern w:val="24"/>
                <w:sz w:val="20"/>
                <w:szCs w:val="20"/>
                <w:lang w:val="en-PH" w:eastAsia="en-PH"/>
              </w:rPr>
              <w:t>60 days</w:t>
            </w:r>
          </w:p>
        </w:tc>
      </w:tr>
      <w:tr w:rsidR="00F2688A" w:rsidRPr="00F2688A" w14:paraId="169D4E32" w14:textId="77777777" w:rsidTr="00F2688A">
        <w:trPr>
          <w:trHeight w:val="202"/>
        </w:trPr>
        <w:tc>
          <w:tcPr>
            <w:tcW w:w="1134"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166C1AF8" w14:textId="77777777" w:rsidR="00F2688A" w:rsidRPr="00F2688A" w:rsidRDefault="00F2688A" w:rsidP="00F2688A">
            <w:pPr>
              <w:spacing w:after="0" w:line="240" w:lineRule="auto"/>
              <w:rPr>
                <w:rFonts w:ascii="Arial" w:eastAsia="Times New Roman" w:hAnsi="Arial" w:cs="Arial"/>
                <w:sz w:val="20"/>
                <w:szCs w:val="20"/>
                <w:lang w:val="en-PH" w:eastAsia="en-PH"/>
              </w:rPr>
            </w:pPr>
            <w:r w:rsidRPr="00F2688A">
              <w:rPr>
                <w:rFonts w:ascii="Arial" w:eastAsia="Times New Roman" w:hAnsi="Arial" w:cs="Arial"/>
                <w:color w:val="000000"/>
                <w:kern w:val="24"/>
                <w:sz w:val="20"/>
                <w:szCs w:val="20"/>
                <w:lang w:val="en-PH" w:eastAsia="en-PH"/>
              </w:rPr>
              <w:t>T90/L1</w:t>
            </w:r>
          </w:p>
        </w:tc>
        <w:tc>
          <w:tcPr>
            <w:tcW w:w="898"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4C534BAC" w14:textId="77777777" w:rsidR="00F2688A" w:rsidRPr="00F2688A" w:rsidRDefault="00F2688A" w:rsidP="00F2688A">
            <w:pPr>
              <w:spacing w:after="0" w:line="240" w:lineRule="auto"/>
              <w:rPr>
                <w:rFonts w:ascii="Arial" w:eastAsia="Times New Roman" w:hAnsi="Arial" w:cs="Arial"/>
                <w:sz w:val="20"/>
                <w:szCs w:val="20"/>
                <w:lang w:val="en-PH" w:eastAsia="en-PH"/>
              </w:rPr>
            </w:pPr>
            <w:r w:rsidRPr="00F2688A">
              <w:rPr>
                <w:rFonts w:ascii="Arial" w:eastAsia="Times New Roman" w:hAnsi="Arial" w:cs="Arial"/>
                <w:color w:val="000000"/>
                <w:kern w:val="24"/>
                <w:sz w:val="20"/>
                <w:szCs w:val="20"/>
                <w:lang w:eastAsia="en-PH"/>
              </w:rPr>
              <w:t>$350</w:t>
            </w:r>
          </w:p>
        </w:tc>
        <w:tc>
          <w:tcPr>
            <w:tcW w:w="3212"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328AEC70" w14:textId="77777777" w:rsidR="00F2688A" w:rsidRPr="00F2688A" w:rsidRDefault="00F2688A" w:rsidP="00F2688A">
            <w:pPr>
              <w:spacing w:after="0" w:line="240" w:lineRule="auto"/>
              <w:rPr>
                <w:rFonts w:ascii="Arial" w:eastAsia="Times New Roman" w:hAnsi="Arial" w:cs="Arial"/>
                <w:sz w:val="20"/>
                <w:szCs w:val="20"/>
                <w:lang w:val="en-PH" w:eastAsia="en-PH"/>
              </w:rPr>
            </w:pPr>
            <w:r w:rsidRPr="00F2688A">
              <w:rPr>
                <w:rFonts w:ascii="Arial" w:eastAsia="Times New Roman" w:hAnsi="Arial" w:cs="Arial"/>
                <w:color w:val="000000"/>
                <w:kern w:val="24"/>
                <w:sz w:val="20"/>
                <w:szCs w:val="20"/>
                <w:lang w:val="en-PH" w:eastAsia="en-PH"/>
              </w:rPr>
              <w:t>Sales VA + incentives</w:t>
            </w:r>
          </w:p>
        </w:tc>
      </w:tr>
      <w:tr w:rsidR="00F2688A" w:rsidRPr="00F2688A" w14:paraId="7F3F6578" w14:textId="77777777" w:rsidTr="00F2688A">
        <w:trPr>
          <w:trHeight w:val="236"/>
        </w:trPr>
        <w:tc>
          <w:tcPr>
            <w:tcW w:w="1134"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2BCD8EE9" w14:textId="77777777" w:rsidR="00F2688A" w:rsidRPr="00F2688A" w:rsidRDefault="00F2688A" w:rsidP="00F2688A">
            <w:pPr>
              <w:spacing w:after="0" w:line="240" w:lineRule="auto"/>
              <w:rPr>
                <w:rFonts w:ascii="Arial" w:eastAsia="Times New Roman" w:hAnsi="Arial" w:cs="Arial"/>
                <w:sz w:val="20"/>
                <w:szCs w:val="20"/>
                <w:lang w:val="en-PH" w:eastAsia="en-PH"/>
              </w:rPr>
            </w:pPr>
            <w:r w:rsidRPr="00F2688A">
              <w:rPr>
                <w:rFonts w:ascii="Arial" w:eastAsia="Times New Roman" w:hAnsi="Arial" w:cs="Arial"/>
                <w:color w:val="000000"/>
                <w:kern w:val="24"/>
                <w:sz w:val="20"/>
                <w:szCs w:val="20"/>
                <w:lang w:eastAsia="en-PH"/>
              </w:rPr>
              <w:t>T90/L1</w:t>
            </w:r>
          </w:p>
        </w:tc>
        <w:tc>
          <w:tcPr>
            <w:tcW w:w="898"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07F043B6" w14:textId="77777777" w:rsidR="00F2688A" w:rsidRPr="00F2688A" w:rsidRDefault="00F2688A" w:rsidP="00F2688A">
            <w:pPr>
              <w:spacing w:after="0" w:line="240" w:lineRule="auto"/>
              <w:rPr>
                <w:rFonts w:ascii="Arial" w:eastAsia="Times New Roman" w:hAnsi="Arial" w:cs="Arial"/>
                <w:sz w:val="20"/>
                <w:szCs w:val="20"/>
                <w:lang w:val="en-PH" w:eastAsia="en-PH"/>
              </w:rPr>
            </w:pPr>
            <w:r w:rsidRPr="00F2688A">
              <w:rPr>
                <w:rFonts w:ascii="Arial" w:eastAsia="Times New Roman" w:hAnsi="Arial" w:cs="Arial"/>
                <w:color w:val="000000"/>
                <w:kern w:val="24"/>
                <w:sz w:val="20"/>
                <w:szCs w:val="20"/>
                <w:lang w:val="en-PH" w:eastAsia="en-PH"/>
              </w:rPr>
              <w:t>$375</w:t>
            </w:r>
          </w:p>
        </w:tc>
        <w:tc>
          <w:tcPr>
            <w:tcW w:w="3212"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27624009" w14:textId="77777777" w:rsidR="00F2688A" w:rsidRPr="00F2688A" w:rsidRDefault="00F2688A" w:rsidP="00F2688A">
            <w:pPr>
              <w:spacing w:after="0" w:line="240" w:lineRule="auto"/>
              <w:rPr>
                <w:rFonts w:ascii="Arial" w:eastAsia="Times New Roman" w:hAnsi="Arial" w:cs="Arial"/>
                <w:sz w:val="20"/>
                <w:szCs w:val="20"/>
                <w:lang w:val="en-PH" w:eastAsia="en-PH"/>
              </w:rPr>
            </w:pPr>
            <w:r w:rsidRPr="00F2688A">
              <w:rPr>
                <w:rFonts w:ascii="Arial" w:eastAsia="Times New Roman" w:hAnsi="Arial" w:cs="Arial"/>
                <w:color w:val="000000"/>
                <w:kern w:val="24"/>
                <w:sz w:val="20"/>
                <w:szCs w:val="20"/>
                <w:lang w:eastAsia="en-PH"/>
              </w:rPr>
              <w:t>For QMS/Account Coordinator</w:t>
            </w:r>
          </w:p>
        </w:tc>
      </w:tr>
    </w:tbl>
    <w:p w14:paraId="2227AA1A" w14:textId="77777777" w:rsidR="00EA2900" w:rsidRDefault="00EA2900" w:rsidP="00F2688A">
      <w:pPr>
        <w:pStyle w:val="NoSpacing"/>
        <w:ind w:left="2127" w:hanging="686"/>
        <w:jc w:val="both"/>
        <w:rPr>
          <w:rFonts w:ascii="Arial" w:hAnsi="Arial" w:cs="Arial"/>
          <w:sz w:val="20"/>
          <w:szCs w:val="20"/>
        </w:rPr>
      </w:pPr>
    </w:p>
    <w:p w14:paraId="0499F491" w14:textId="64521837" w:rsidR="00F2688A" w:rsidRDefault="00F2688A" w:rsidP="00F2688A">
      <w:pPr>
        <w:pStyle w:val="NoSpacing"/>
        <w:ind w:left="2127" w:hanging="686"/>
        <w:jc w:val="both"/>
        <w:rPr>
          <w:rFonts w:ascii="Arial" w:hAnsi="Arial" w:cs="Arial"/>
          <w:sz w:val="20"/>
          <w:szCs w:val="20"/>
        </w:rPr>
      </w:pPr>
      <w:r>
        <w:rPr>
          <w:rFonts w:ascii="Arial" w:hAnsi="Arial" w:cs="Arial"/>
          <w:sz w:val="20"/>
          <w:szCs w:val="20"/>
        </w:rPr>
        <w:t xml:space="preserve">3.7.1.1 A Virtual Assistant can be </w:t>
      </w:r>
      <w:r w:rsidR="009E0EF0">
        <w:rPr>
          <w:rFonts w:ascii="Arial" w:hAnsi="Arial" w:cs="Arial"/>
          <w:sz w:val="20"/>
          <w:szCs w:val="20"/>
        </w:rPr>
        <w:t>fast-tracked</w:t>
      </w:r>
      <w:r w:rsidR="00EA2900">
        <w:rPr>
          <w:rFonts w:ascii="Arial" w:hAnsi="Arial" w:cs="Arial"/>
          <w:sz w:val="20"/>
          <w:szCs w:val="20"/>
        </w:rPr>
        <w:t xml:space="preserve"> from T30</w:t>
      </w:r>
      <w:r>
        <w:rPr>
          <w:rFonts w:ascii="Arial" w:hAnsi="Arial" w:cs="Arial"/>
          <w:sz w:val="20"/>
          <w:szCs w:val="20"/>
        </w:rPr>
        <w:t xml:space="preserve"> to L1 after the first </w:t>
      </w:r>
      <w:r w:rsidR="008C36B9">
        <w:rPr>
          <w:rFonts w:ascii="Arial" w:hAnsi="Arial" w:cs="Arial"/>
          <w:sz w:val="20"/>
          <w:szCs w:val="20"/>
        </w:rPr>
        <w:t>15 days</w:t>
      </w:r>
      <w:r>
        <w:rPr>
          <w:rFonts w:ascii="Arial" w:hAnsi="Arial" w:cs="Arial"/>
          <w:sz w:val="20"/>
          <w:szCs w:val="20"/>
        </w:rPr>
        <w:t xml:space="preserve"> </w:t>
      </w:r>
      <w:r w:rsidR="008C36B9">
        <w:rPr>
          <w:rFonts w:ascii="Arial" w:hAnsi="Arial" w:cs="Arial"/>
          <w:sz w:val="20"/>
          <w:szCs w:val="20"/>
        </w:rPr>
        <w:t xml:space="preserve">of </w:t>
      </w:r>
      <w:r>
        <w:rPr>
          <w:rFonts w:ascii="Arial" w:hAnsi="Arial" w:cs="Arial"/>
          <w:sz w:val="20"/>
          <w:szCs w:val="20"/>
        </w:rPr>
        <w:t xml:space="preserve">evaluation performance </w:t>
      </w:r>
      <w:r w:rsidR="00EA2900">
        <w:rPr>
          <w:rFonts w:ascii="Arial" w:hAnsi="Arial" w:cs="Arial"/>
          <w:sz w:val="20"/>
          <w:szCs w:val="20"/>
        </w:rPr>
        <w:t>of the ITS or Senior Management.</w:t>
      </w:r>
    </w:p>
    <w:p w14:paraId="6844EA1D" w14:textId="26F2F7AF" w:rsidR="008C36B9" w:rsidRDefault="009E0EF0" w:rsidP="00F2688A">
      <w:pPr>
        <w:pStyle w:val="NoSpacing"/>
        <w:ind w:left="2127" w:hanging="686"/>
        <w:jc w:val="both"/>
        <w:rPr>
          <w:rFonts w:ascii="Arial" w:hAnsi="Arial" w:cs="Arial"/>
          <w:sz w:val="20"/>
          <w:szCs w:val="20"/>
        </w:rPr>
      </w:pPr>
      <w:r>
        <w:rPr>
          <w:rFonts w:ascii="Arial" w:hAnsi="Arial" w:cs="Arial"/>
          <w:sz w:val="20"/>
          <w:szCs w:val="20"/>
        </w:rPr>
        <w:t xml:space="preserve">3.7.1.2 A VA is re-evaluated for 15 days </w:t>
      </w:r>
      <w:r w:rsidR="0085362C">
        <w:rPr>
          <w:rFonts w:ascii="Arial" w:hAnsi="Arial" w:cs="Arial"/>
          <w:sz w:val="20"/>
          <w:szCs w:val="20"/>
        </w:rPr>
        <w:t>after</w:t>
      </w:r>
      <w:r>
        <w:rPr>
          <w:rFonts w:ascii="Arial" w:hAnsi="Arial" w:cs="Arial"/>
          <w:sz w:val="20"/>
          <w:szCs w:val="20"/>
        </w:rPr>
        <w:t xml:space="preserve"> being called out by </w:t>
      </w:r>
      <w:r w:rsidR="0085362C">
        <w:rPr>
          <w:rFonts w:ascii="Arial" w:hAnsi="Arial" w:cs="Arial"/>
          <w:sz w:val="20"/>
          <w:szCs w:val="20"/>
        </w:rPr>
        <w:t xml:space="preserve">an </w:t>
      </w:r>
      <w:r>
        <w:rPr>
          <w:rFonts w:ascii="Arial" w:hAnsi="Arial" w:cs="Arial"/>
          <w:sz w:val="20"/>
          <w:szCs w:val="20"/>
        </w:rPr>
        <w:t xml:space="preserve">immediate superior for </w:t>
      </w:r>
      <w:r w:rsidR="0085362C">
        <w:rPr>
          <w:rFonts w:ascii="Arial" w:hAnsi="Arial" w:cs="Arial"/>
          <w:sz w:val="20"/>
          <w:szCs w:val="20"/>
        </w:rPr>
        <w:t>poor performance. A15 days performance review is done based on the daily output and evaluation by the immediate superior.</w:t>
      </w:r>
    </w:p>
    <w:p w14:paraId="563FE379" w14:textId="77777777" w:rsidR="00EA2900" w:rsidRDefault="00EA2900" w:rsidP="00F2688A">
      <w:pPr>
        <w:pStyle w:val="NoSpacing"/>
        <w:ind w:left="2127" w:hanging="686"/>
        <w:jc w:val="both"/>
        <w:rPr>
          <w:rFonts w:ascii="Arial" w:hAnsi="Arial" w:cs="Arial"/>
          <w:sz w:val="20"/>
          <w:szCs w:val="20"/>
        </w:rPr>
      </w:pPr>
    </w:p>
    <w:p w14:paraId="36BD4D50" w14:textId="5214B2FD" w:rsidR="00F2688A" w:rsidRDefault="00F2688A" w:rsidP="00EA2900">
      <w:pPr>
        <w:pStyle w:val="NoSpacing"/>
        <w:ind w:left="1276" w:hanging="567"/>
        <w:jc w:val="both"/>
        <w:rPr>
          <w:rFonts w:ascii="Arial" w:hAnsi="Arial" w:cs="Arial"/>
          <w:sz w:val="20"/>
          <w:szCs w:val="20"/>
        </w:rPr>
      </w:pPr>
      <w:r>
        <w:rPr>
          <w:rFonts w:ascii="Arial" w:hAnsi="Arial" w:cs="Arial"/>
          <w:sz w:val="20"/>
          <w:szCs w:val="20"/>
        </w:rPr>
        <w:t>3.7.2 A</w:t>
      </w:r>
      <w:r w:rsidR="00EA2900">
        <w:rPr>
          <w:rFonts w:ascii="Arial" w:hAnsi="Arial" w:cs="Arial"/>
          <w:sz w:val="20"/>
          <w:szCs w:val="20"/>
        </w:rPr>
        <w:t xml:space="preserve"> </w:t>
      </w:r>
      <w:r>
        <w:rPr>
          <w:rFonts w:ascii="Arial" w:hAnsi="Arial" w:cs="Arial"/>
          <w:sz w:val="20"/>
          <w:szCs w:val="20"/>
        </w:rPr>
        <w:t xml:space="preserve">Virtual Assistant </w:t>
      </w:r>
      <w:r w:rsidR="00EA2900">
        <w:rPr>
          <w:rFonts w:ascii="Arial" w:hAnsi="Arial" w:cs="Arial"/>
          <w:sz w:val="20"/>
          <w:szCs w:val="20"/>
        </w:rPr>
        <w:t>is evaluated and recommended to</w:t>
      </w:r>
      <w:r w:rsidR="009E0EF0">
        <w:rPr>
          <w:rFonts w:ascii="Arial" w:hAnsi="Arial" w:cs="Arial"/>
          <w:sz w:val="20"/>
          <w:szCs w:val="20"/>
        </w:rPr>
        <w:t xml:space="preserve"> level-up</w:t>
      </w:r>
      <w:r w:rsidR="00EA2900">
        <w:rPr>
          <w:rFonts w:ascii="Arial" w:hAnsi="Arial" w:cs="Arial"/>
          <w:sz w:val="20"/>
          <w:szCs w:val="20"/>
        </w:rPr>
        <w:t xml:space="preserve"> by </w:t>
      </w:r>
      <w:r w:rsidR="0085362C">
        <w:rPr>
          <w:rFonts w:ascii="Arial" w:hAnsi="Arial" w:cs="Arial"/>
          <w:sz w:val="20"/>
          <w:szCs w:val="20"/>
        </w:rPr>
        <w:t>t</w:t>
      </w:r>
      <w:r w:rsidR="009E0EF0">
        <w:rPr>
          <w:rFonts w:ascii="Arial" w:hAnsi="Arial" w:cs="Arial"/>
          <w:sz w:val="20"/>
          <w:szCs w:val="20"/>
        </w:rPr>
        <w:t xml:space="preserve">he </w:t>
      </w:r>
      <w:r w:rsidR="0085362C">
        <w:rPr>
          <w:rFonts w:ascii="Arial" w:hAnsi="Arial" w:cs="Arial"/>
          <w:sz w:val="20"/>
          <w:szCs w:val="20"/>
        </w:rPr>
        <w:t>i</w:t>
      </w:r>
      <w:r w:rsidR="00EA2900">
        <w:rPr>
          <w:rFonts w:ascii="Arial" w:hAnsi="Arial" w:cs="Arial"/>
          <w:sz w:val="20"/>
          <w:szCs w:val="20"/>
        </w:rPr>
        <w:t>mmediate head or Senior Manager every 3 to 6 months.</w:t>
      </w:r>
    </w:p>
    <w:p w14:paraId="6A6CDB86" w14:textId="6D2E96EB" w:rsidR="00EA2900" w:rsidRDefault="00EA2900" w:rsidP="00EA2900">
      <w:pPr>
        <w:pStyle w:val="NoSpacing"/>
        <w:ind w:left="1276" w:hanging="567"/>
        <w:jc w:val="both"/>
        <w:rPr>
          <w:rFonts w:ascii="Arial" w:hAnsi="Arial" w:cs="Arial"/>
          <w:sz w:val="20"/>
          <w:szCs w:val="20"/>
        </w:rPr>
      </w:pPr>
    </w:p>
    <w:tbl>
      <w:tblPr>
        <w:tblW w:w="5245" w:type="dxa"/>
        <w:tblInd w:w="2258" w:type="dxa"/>
        <w:tblCellMar>
          <w:left w:w="0" w:type="dxa"/>
          <w:right w:w="0" w:type="dxa"/>
        </w:tblCellMar>
        <w:tblLook w:val="0420" w:firstRow="1" w:lastRow="0" w:firstColumn="0" w:lastColumn="0" w:noHBand="0" w:noVBand="1"/>
      </w:tblPr>
      <w:tblGrid>
        <w:gridCol w:w="1134"/>
        <w:gridCol w:w="851"/>
        <w:gridCol w:w="3260"/>
      </w:tblGrid>
      <w:tr w:rsidR="002D2137" w:rsidRPr="002D2137" w14:paraId="3A9B213E" w14:textId="77777777" w:rsidTr="002D2137">
        <w:trPr>
          <w:trHeight w:val="320"/>
        </w:trPr>
        <w:tc>
          <w:tcPr>
            <w:tcW w:w="1134"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42459AB3" w14:textId="77777777" w:rsidR="002D2137" w:rsidRPr="002D2137" w:rsidRDefault="002D2137" w:rsidP="002D2137">
            <w:pPr>
              <w:spacing w:after="0" w:line="240" w:lineRule="auto"/>
              <w:rPr>
                <w:rFonts w:ascii="Arial" w:eastAsia="Times New Roman" w:hAnsi="Arial" w:cs="Arial"/>
                <w:sz w:val="20"/>
                <w:szCs w:val="20"/>
                <w:lang w:val="en-PH" w:eastAsia="en-PH"/>
              </w:rPr>
            </w:pPr>
            <w:r w:rsidRPr="002D2137">
              <w:rPr>
                <w:rFonts w:ascii="Arial" w:eastAsia="Times New Roman" w:hAnsi="Arial" w:cs="Arial"/>
                <w:b/>
                <w:bCs/>
                <w:color w:val="FFFFFF"/>
                <w:kern w:val="24"/>
                <w:sz w:val="20"/>
                <w:szCs w:val="20"/>
                <w:lang w:val="en-PH" w:eastAsia="en-PH"/>
              </w:rPr>
              <w:t xml:space="preserve">Level </w:t>
            </w:r>
          </w:p>
        </w:tc>
        <w:tc>
          <w:tcPr>
            <w:tcW w:w="851"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034C97FA" w14:textId="77777777" w:rsidR="002D2137" w:rsidRPr="002D2137" w:rsidRDefault="002D2137" w:rsidP="002D2137">
            <w:pPr>
              <w:spacing w:after="0" w:line="240" w:lineRule="auto"/>
              <w:rPr>
                <w:rFonts w:ascii="Arial" w:eastAsia="Times New Roman" w:hAnsi="Arial" w:cs="Arial"/>
                <w:sz w:val="20"/>
                <w:szCs w:val="20"/>
                <w:lang w:val="en-PH" w:eastAsia="en-PH"/>
              </w:rPr>
            </w:pPr>
            <w:r w:rsidRPr="002D2137">
              <w:rPr>
                <w:rFonts w:ascii="Arial" w:eastAsia="Times New Roman" w:hAnsi="Arial" w:cs="Arial"/>
                <w:b/>
                <w:bCs/>
                <w:color w:val="FFFFFF"/>
                <w:kern w:val="24"/>
                <w:sz w:val="20"/>
                <w:szCs w:val="20"/>
                <w:lang w:val="en-PH" w:eastAsia="en-PH"/>
              </w:rPr>
              <w:t>Pay</w:t>
            </w:r>
          </w:p>
        </w:tc>
        <w:tc>
          <w:tcPr>
            <w:tcW w:w="3260"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2C6F0838" w14:textId="77777777" w:rsidR="002D2137" w:rsidRPr="002D2137" w:rsidRDefault="002D2137" w:rsidP="002D2137">
            <w:pPr>
              <w:spacing w:after="0" w:line="240" w:lineRule="auto"/>
              <w:rPr>
                <w:rFonts w:ascii="Arial" w:eastAsia="Times New Roman" w:hAnsi="Arial" w:cs="Arial"/>
                <w:sz w:val="20"/>
                <w:szCs w:val="20"/>
                <w:lang w:val="en-PH" w:eastAsia="en-PH"/>
              </w:rPr>
            </w:pPr>
            <w:r w:rsidRPr="002D2137">
              <w:rPr>
                <w:rFonts w:ascii="Arial" w:eastAsia="Times New Roman" w:hAnsi="Arial" w:cs="Arial"/>
                <w:b/>
                <w:bCs/>
                <w:color w:val="FFFFFF"/>
                <w:kern w:val="24"/>
                <w:sz w:val="20"/>
                <w:szCs w:val="20"/>
                <w:lang w:val="en-PH" w:eastAsia="en-PH"/>
              </w:rPr>
              <w:t>Position</w:t>
            </w:r>
          </w:p>
        </w:tc>
      </w:tr>
      <w:tr w:rsidR="002D2137" w:rsidRPr="002D2137" w14:paraId="69CDCBB4" w14:textId="77777777" w:rsidTr="002D2137">
        <w:trPr>
          <w:trHeight w:val="230"/>
        </w:trPr>
        <w:tc>
          <w:tcPr>
            <w:tcW w:w="1134"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6C570A48" w14:textId="77777777" w:rsidR="002D2137" w:rsidRPr="002D2137" w:rsidRDefault="002D2137" w:rsidP="002D2137">
            <w:pPr>
              <w:spacing w:after="0" w:line="240" w:lineRule="auto"/>
              <w:rPr>
                <w:rFonts w:ascii="Arial" w:eastAsia="Times New Roman" w:hAnsi="Arial" w:cs="Arial"/>
                <w:sz w:val="20"/>
                <w:szCs w:val="20"/>
                <w:lang w:val="en-PH" w:eastAsia="en-PH"/>
              </w:rPr>
            </w:pPr>
            <w:r w:rsidRPr="002D2137">
              <w:rPr>
                <w:rFonts w:ascii="Arial" w:eastAsia="Times New Roman" w:hAnsi="Arial" w:cs="Arial"/>
                <w:color w:val="000000"/>
                <w:kern w:val="24"/>
                <w:sz w:val="20"/>
                <w:szCs w:val="20"/>
                <w:lang w:val="en-PH" w:eastAsia="en-PH"/>
              </w:rPr>
              <w:t>L1</w:t>
            </w:r>
          </w:p>
        </w:tc>
        <w:tc>
          <w:tcPr>
            <w:tcW w:w="851"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6232664A" w14:textId="77777777" w:rsidR="002D2137" w:rsidRPr="002D2137" w:rsidRDefault="002D2137" w:rsidP="002D2137">
            <w:pPr>
              <w:spacing w:after="0" w:line="240" w:lineRule="auto"/>
              <w:rPr>
                <w:rFonts w:ascii="Arial" w:eastAsia="Times New Roman" w:hAnsi="Arial" w:cs="Arial"/>
                <w:sz w:val="20"/>
                <w:szCs w:val="20"/>
                <w:lang w:val="en-PH" w:eastAsia="en-PH"/>
              </w:rPr>
            </w:pPr>
            <w:r w:rsidRPr="002D2137">
              <w:rPr>
                <w:rFonts w:ascii="Arial" w:eastAsia="Times New Roman" w:hAnsi="Arial" w:cs="Arial"/>
                <w:color w:val="000000"/>
                <w:kern w:val="24"/>
                <w:sz w:val="20"/>
                <w:szCs w:val="20"/>
                <w:lang w:val="en-PH" w:eastAsia="en-PH"/>
              </w:rPr>
              <w:t>$350</w:t>
            </w:r>
          </w:p>
        </w:tc>
        <w:tc>
          <w:tcPr>
            <w:tcW w:w="3260"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428B01B8" w14:textId="77777777" w:rsidR="002D2137" w:rsidRPr="002D2137" w:rsidRDefault="002D2137" w:rsidP="002D2137">
            <w:pPr>
              <w:spacing w:after="0" w:line="240" w:lineRule="auto"/>
              <w:rPr>
                <w:rFonts w:ascii="Arial" w:eastAsia="Times New Roman" w:hAnsi="Arial" w:cs="Arial"/>
                <w:sz w:val="20"/>
                <w:szCs w:val="20"/>
                <w:lang w:val="en-PH" w:eastAsia="en-PH"/>
              </w:rPr>
            </w:pPr>
            <w:r w:rsidRPr="002D2137">
              <w:rPr>
                <w:rFonts w:ascii="Arial" w:eastAsia="Times New Roman" w:hAnsi="Arial" w:cs="Arial"/>
                <w:color w:val="000000"/>
                <w:kern w:val="24"/>
                <w:sz w:val="20"/>
                <w:szCs w:val="20"/>
                <w:lang w:val="en-PH" w:eastAsia="en-PH"/>
              </w:rPr>
              <w:t>Coordinator</w:t>
            </w:r>
          </w:p>
        </w:tc>
      </w:tr>
      <w:tr w:rsidR="002D2137" w:rsidRPr="002D2137" w14:paraId="75D21687" w14:textId="77777777" w:rsidTr="002D2137">
        <w:trPr>
          <w:trHeight w:val="248"/>
        </w:trPr>
        <w:tc>
          <w:tcPr>
            <w:tcW w:w="1134"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170CACC2" w14:textId="77777777" w:rsidR="002D2137" w:rsidRPr="002D2137" w:rsidRDefault="002D2137" w:rsidP="002D2137">
            <w:pPr>
              <w:spacing w:after="0" w:line="240" w:lineRule="auto"/>
              <w:rPr>
                <w:rFonts w:ascii="Arial" w:eastAsia="Times New Roman" w:hAnsi="Arial" w:cs="Arial"/>
                <w:sz w:val="20"/>
                <w:szCs w:val="20"/>
                <w:lang w:val="en-PH" w:eastAsia="en-PH"/>
              </w:rPr>
            </w:pPr>
            <w:r w:rsidRPr="002D2137">
              <w:rPr>
                <w:rFonts w:ascii="Arial" w:eastAsia="Times New Roman" w:hAnsi="Arial" w:cs="Arial"/>
                <w:color w:val="000000"/>
                <w:kern w:val="24"/>
                <w:sz w:val="20"/>
                <w:szCs w:val="20"/>
                <w:lang w:val="en-PH" w:eastAsia="en-PH"/>
              </w:rPr>
              <w:t>L2</w:t>
            </w:r>
          </w:p>
        </w:tc>
        <w:tc>
          <w:tcPr>
            <w:tcW w:w="851"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5C4C4553" w14:textId="77777777" w:rsidR="002D2137" w:rsidRPr="002D2137" w:rsidRDefault="002D2137" w:rsidP="002D2137">
            <w:pPr>
              <w:spacing w:after="0" w:line="240" w:lineRule="auto"/>
              <w:rPr>
                <w:rFonts w:ascii="Arial" w:eastAsia="Times New Roman" w:hAnsi="Arial" w:cs="Arial"/>
                <w:sz w:val="20"/>
                <w:szCs w:val="20"/>
                <w:lang w:val="en-PH" w:eastAsia="en-PH"/>
              </w:rPr>
            </w:pPr>
            <w:r w:rsidRPr="002D2137">
              <w:rPr>
                <w:rFonts w:ascii="Arial" w:eastAsia="Times New Roman" w:hAnsi="Arial" w:cs="Arial"/>
                <w:color w:val="000000"/>
                <w:kern w:val="24"/>
                <w:sz w:val="20"/>
                <w:szCs w:val="20"/>
                <w:lang w:val="en-PH" w:eastAsia="en-PH"/>
              </w:rPr>
              <w:t>$400</w:t>
            </w:r>
          </w:p>
        </w:tc>
        <w:tc>
          <w:tcPr>
            <w:tcW w:w="326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750C597D" w14:textId="77777777" w:rsidR="002D2137" w:rsidRPr="002D2137" w:rsidRDefault="002D2137" w:rsidP="002D2137">
            <w:pPr>
              <w:spacing w:after="0" w:line="240" w:lineRule="auto"/>
              <w:rPr>
                <w:rFonts w:ascii="Arial" w:eastAsia="Times New Roman" w:hAnsi="Arial" w:cs="Arial"/>
                <w:sz w:val="20"/>
                <w:szCs w:val="20"/>
                <w:lang w:val="en-PH" w:eastAsia="en-PH"/>
              </w:rPr>
            </w:pPr>
            <w:r w:rsidRPr="002D2137">
              <w:rPr>
                <w:rFonts w:ascii="Arial" w:eastAsia="Times New Roman" w:hAnsi="Arial" w:cs="Arial"/>
                <w:color w:val="000000"/>
                <w:kern w:val="24"/>
                <w:sz w:val="20"/>
                <w:szCs w:val="20"/>
                <w:lang w:val="en-PH" w:eastAsia="en-PH"/>
              </w:rPr>
              <w:t>Team Lead</w:t>
            </w:r>
          </w:p>
        </w:tc>
      </w:tr>
      <w:tr w:rsidR="002D2137" w:rsidRPr="002D2137" w14:paraId="70248A78" w14:textId="77777777" w:rsidTr="002D2137">
        <w:trPr>
          <w:trHeight w:val="337"/>
        </w:trPr>
        <w:tc>
          <w:tcPr>
            <w:tcW w:w="1134"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17B73EA5" w14:textId="77777777" w:rsidR="002D2137" w:rsidRPr="002D2137" w:rsidRDefault="002D2137" w:rsidP="002D2137">
            <w:pPr>
              <w:spacing w:after="0" w:line="240" w:lineRule="auto"/>
              <w:rPr>
                <w:rFonts w:ascii="Arial" w:eastAsia="Times New Roman" w:hAnsi="Arial" w:cs="Arial"/>
                <w:sz w:val="20"/>
                <w:szCs w:val="20"/>
                <w:lang w:val="en-PH" w:eastAsia="en-PH"/>
              </w:rPr>
            </w:pPr>
            <w:r w:rsidRPr="002D2137">
              <w:rPr>
                <w:rFonts w:ascii="Arial" w:eastAsia="Times New Roman" w:hAnsi="Arial" w:cs="Arial"/>
                <w:color w:val="000000"/>
                <w:kern w:val="24"/>
                <w:sz w:val="20"/>
                <w:szCs w:val="20"/>
                <w:lang w:val="en-PH" w:eastAsia="en-PH"/>
              </w:rPr>
              <w:t>L3</w:t>
            </w:r>
          </w:p>
        </w:tc>
        <w:tc>
          <w:tcPr>
            <w:tcW w:w="851"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6BEAEE52" w14:textId="77777777" w:rsidR="002D2137" w:rsidRPr="002D2137" w:rsidRDefault="002D2137" w:rsidP="002D2137">
            <w:pPr>
              <w:spacing w:after="0" w:line="240" w:lineRule="auto"/>
              <w:rPr>
                <w:rFonts w:ascii="Arial" w:eastAsia="Times New Roman" w:hAnsi="Arial" w:cs="Arial"/>
                <w:sz w:val="20"/>
                <w:szCs w:val="20"/>
                <w:lang w:val="en-PH" w:eastAsia="en-PH"/>
              </w:rPr>
            </w:pPr>
            <w:r w:rsidRPr="002D2137">
              <w:rPr>
                <w:rFonts w:ascii="Arial" w:eastAsia="Times New Roman" w:hAnsi="Arial" w:cs="Arial"/>
                <w:color w:val="000000"/>
                <w:kern w:val="24"/>
                <w:sz w:val="20"/>
                <w:szCs w:val="20"/>
                <w:lang w:val="en-PH" w:eastAsia="en-PH"/>
              </w:rPr>
              <w:t>$450</w:t>
            </w:r>
          </w:p>
        </w:tc>
        <w:tc>
          <w:tcPr>
            <w:tcW w:w="326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2EC5AA57" w14:textId="77777777" w:rsidR="002D2137" w:rsidRPr="002D2137" w:rsidRDefault="002D2137" w:rsidP="002D2137">
            <w:pPr>
              <w:spacing w:after="0" w:line="240" w:lineRule="auto"/>
              <w:rPr>
                <w:rFonts w:ascii="Arial" w:eastAsia="Times New Roman" w:hAnsi="Arial" w:cs="Arial"/>
                <w:sz w:val="20"/>
                <w:szCs w:val="20"/>
                <w:lang w:val="en-PH" w:eastAsia="en-PH"/>
              </w:rPr>
            </w:pPr>
            <w:r w:rsidRPr="002D2137">
              <w:rPr>
                <w:rFonts w:ascii="Arial" w:eastAsia="Times New Roman" w:hAnsi="Arial" w:cs="Arial"/>
                <w:color w:val="000000"/>
                <w:kern w:val="24"/>
                <w:sz w:val="20"/>
                <w:szCs w:val="20"/>
                <w:lang w:val="en-PH" w:eastAsia="en-PH"/>
              </w:rPr>
              <w:t>Compliance Coordinator</w:t>
            </w:r>
          </w:p>
        </w:tc>
      </w:tr>
      <w:tr w:rsidR="002D2137" w:rsidRPr="002D2137" w14:paraId="0E6E35B7" w14:textId="77777777" w:rsidTr="002D2137">
        <w:trPr>
          <w:trHeight w:val="53"/>
        </w:trPr>
        <w:tc>
          <w:tcPr>
            <w:tcW w:w="1134"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44E106A5" w14:textId="77777777" w:rsidR="002D2137" w:rsidRPr="002D2137" w:rsidRDefault="002D2137" w:rsidP="002D2137">
            <w:pPr>
              <w:spacing w:after="0" w:line="240" w:lineRule="auto"/>
              <w:rPr>
                <w:rFonts w:ascii="Arial" w:eastAsia="Times New Roman" w:hAnsi="Arial" w:cs="Arial"/>
                <w:sz w:val="20"/>
                <w:szCs w:val="20"/>
                <w:lang w:val="en-PH" w:eastAsia="en-PH"/>
              </w:rPr>
            </w:pPr>
            <w:r w:rsidRPr="002D2137">
              <w:rPr>
                <w:rFonts w:ascii="Arial" w:eastAsia="Times New Roman" w:hAnsi="Arial" w:cs="Arial"/>
                <w:color w:val="000000"/>
                <w:kern w:val="24"/>
                <w:sz w:val="20"/>
                <w:szCs w:val="20"/>
                <w:lang w:val="en-PH" w:eastAsia="en-PH"/>
              </w:rPr>
              <w:t>L4</w:t>
            </w:r>
          </w:p>
        </w:tc>
        <w:tc>
          <w:tcPr>
            <w:tcW w:w="851"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07C8B4E6" w14:textId="77777777" w:rsidR="002D2137" w:rsidRPr="002D2137" w:rsidRDefault="002D2137" w:rsidP="002D2137">
            <w:pPr>
              <w:spacing w:after="0" w:line="240" w:lineRule="auto"/>
              <w:rPr>
                <w:rFonts w:ascii="Arial" w:eastAsia="Times New Roman" w:hAnsi="Arial" w:cs="Arial"/>
                <w:sz w:val="20"/>
                <w:szCs w:val="20"/>
                <w:lang w:val="en-PH" w:eastAsia="en-PH"/>
              </w:rPr>
            </w:pPr>
            <w:r w:rsidRPr="002D2137">
              <w:rPr>
                <w:rFonts w:ascii="Arial" w:eastAsia="Times New Roman" w:hAnsi="Arial" w:cs="Arial"/>
                <w:color w:val="000000"/>
                <w:kern w:val="24"/>
                <w:sz w:val="20"/>
                <w:szCs w:val="20"/>
                <w:lang w:val="en-PH" w:eastAsia="en-PH"/>
              </w:rPr>
              <w:t>$500</w:t>
            </w:r>
          </w:p>
        </w:tc>
        <w:tc>
          <w:tcPr>
            <w:tcW w:w="326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39D07D93" w14:textId="77777777" w:rsidR="002D2137" w:rsidRPr="002D2137" w:rsidRDefault="002D2137" w:rsidP="002D2137">
            <w:pPr>
              <w:spacing w:after="0" w:line="240" w:lineRule="auto"/>
              <w:rPr>
                <w:rFonts w:ascii="Arial" w:eastAsia="Times New Roman" w:hAnsi="Arial" w:cs="Arial"/>
                <w:sz w:val="20"/>
                <w:szCs w:val="20"/>
                <w:lang w:val="en-PH" w:eastAsia="en-PH"/>
              </w:rPr>
            </w:pPr>
            <w:r w:rsidRPr="002D2137">
              <w:rPr>
                <w:rFonts w:ascii="Arial" w:eastAsia="Times New Roman" w:hAnsi="Arial" w:cs="Arial"/>
                <w:color w:val="000000"/>
                <w:kern w:val="24"/>
                <w:sz w:val="20"/>
                <w:szCs w:val="20"/>
                <w:lang w:val="en-PH" w:eastAsia="en-PH"/>
              </w:rPr>
              <w:t>Compliance Supervisor</w:t>
            </w:r>
          </w:p>
        </w:tc>
      </w:tr>
      <w:tr w:rsidR="002D2137" w:rsidRPr="002D2137" w14:paraId="66D75A35" w14:textId="77777777" w:rsidTr="002D2137">
        <w:trPr>
          <w:trHeight w:val="417"/>
        </w:trPr>
        <w:tc>
          <w:tcPr>
            <w:tcW w:w="1134"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350F61A2" w14:textId="77777777" w:rsidR="002D2137" w:rsidRPr="002D2137" w:rsidRDefault="002D2137" w:rsidP="002D2137">
            <w:pPr>
              <w:spacing w:after="0" w:line="240" w:lineRule="auto"/>
              <w:rPr>
                <w:rFonts w:ascii="Arial" w:eastAsia="Times New Roman" w:hAnsi="Arial" w:cs="Arial"/>
                <w:sz w:val="20"/>
                <w:szCs w:val="20"/>
                <w:lang w:val="en-PH" w:eastAsia="en-PH"/>
              </w:rPr>
            </w:pPr>
            <w:r w:rsidRPr="002D2137">
              <w:rPr>
                <w:rFonts w:ascii="Arial" w:eastAsia="Times New Roman" w:hAnsi="Arial" w:cs="Arial"/>
                <w:color w:val="000000"/>
                <w:kern w:val="24"/>
                <w:sz w:val="20"/>
                <w:szCs w:val="20"/>
                <w:lang w:val="en-PH" w:eastAsia="en-PH"/>
              </w:rPr>
              <w:t>L5</w:t>
            </w:r>
          </w:p>
        </w:tc>
        <w:tc>
          <w:tcPr>
            <w:tcW w:w="851"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2A214783" w14:textId="77777777" w:rsidR="002D2137" w:rsidRPr="002D2137" w:rsidRDefault="002D2137" w:rsidP="002D2137">
            <w:pPr>
              <w:spacing w:after="0" w:line="240" w:lineRule="auto"/>
              <w:rPr>
                <w:rFonts w:ascii="Arial" w:eastAsia="Times New Roman" w:hAnsi="Arial" w:cs="Arial"/>
                <w:sz w:val="20"/>
                <w:szCs w:val="20"/>
                <w:lang w:val="en-PH" w:eastAsia="en-PH"/>
              </w:rPr>
            </w:pPr>
            <w:r w:rsidRPr="002D2137">
              <w:rPr>
                <w:rFonts w:ascii="Arial" w:eastAsia="Times New Roman" w:hAnsi="Arial" w:cs="Arial"/>
                <w:color w:val="000000"/>
                <w:kern w:val="24"/>
                <w:sz w:val="20"/>
                <w:szCs w:val="20"/>
                <w:lang w:val="en-PH" w:eastAsia="en-PH"/>
              </w:rPr>
              <w:t>$550</w:t>
            </w:r>
          </w:p>
        </w:tc>
        <w:tc>
          <w:tcPr>
            <w:tcW w:w="326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59C14740" w14:textId="77777777" w:rsidR="002D2137" w:rsidRPr="002D2137" w:rsidRDefault="002D2137" w:rsidP="002D2137">
            <w:pPr>
              <w:spacing w:after="0" w:line="240" w:lineRule="auto"/>
              <w:rPr>
                <w:rFonts w:ascii="Arial" w:eastAsia="Times New Roman" w:hAnsi="Arial" w:cs="Arial"/>
                <w:sz w:val="20"/>
                <w:szCs w:val="20"/>
                <w:lang w:val="en-PH" w:eastAsia="en-PH"/>
              </w:rPr>
            </w:pPr>
            <w:r w:rsidRPr="002D2137">
              <w:rPr>
                <w:rFonts w:ascii="Arial" w:eastAsia="Times New Roman" w:hAnsi="Arial" w:cs="Arial"/>
                <w:color w:val="000000"/>
                <w:kern w:val="24"/>
                <w:sz w:val="20"/>
                <w:szCs w:val="20"/>
                <w:lang w:val="en-PH" w:eastAsia="en-PH"/>
              </w:rPr>
              <w:t>Compliance Asst. Manager</w:t>
            </w:r>
          </w:p>
        </w:tc>
      </w:tr>
      <w:tr w:rsidR="002D2137" w:rsidRPr="002D2137" w14:paraId="4E2EB0C2" w14:textId="77777777" w:rsidTr="002D2137">
        <w:trPr>
          <w:trHeight w:val="133"/>
        </w:trPr>
        <w:tc>
          <w:tcPr>
            <w:tcW w:w="1134"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6EAC9C09" w14:textId="77777777" w:rsidR="002D2137" w:rsidRPr="002D2137" w:rsidRDefault="002D2137" w:rsidP="002D2137">
            <w:pPr>
              <w:spacing w:after="0" w:line="240" w:lineRule="auto"/>
              <w:rPr>
                <w:rFonts w:ascii="Arial" w:eastAsia="Times New Roman" w:hAnsi="Arial" w:cs="Arial"/>
                <w:sz w:val="20"/>
                <w:szCs w:val="20"/>
                <w:lang w:val="en-PH" w:eastAsia="en-PH"/>
              </w:rPr>
            </w:pPr>
            <w:r w:rsidRPr="002D2137">
              <w:rPr>
                <w:rFonts w:ascii="Arial" w:eastAsia="Times New Roman" w:hAnsi="Arial" w:cs="Arial"/>
                <w:color w:val="000000"/>
                <w:kern w:val="24"/>
                <w:sz w:val="20"/>
                <w:szCs w:val="20"/>
                <w:lang w:val="en-PH" w:eastAsia="en-PH"/>
              </w:rPr>
              <w:t>L6</w:t>
            </w:r>
          </w:p>
        </w:tc>
        <w:tc>
          <w:tcPr>
            <w:tcW w:w="851"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6EEAFDFA" w14:textId="77777777" w:rsidR="002D2137" w:rsidRPr="002D2137" w:rsidRDefault="002D2137" w:rsidP="002D2137">
            <w:pPr>
              <w:spacing w:after="0" w:line="240" w:lineRule="auto"/>
              <w:rPr>
                <w:rFonts w:ascii="Arial" w:eastAsia="Times New Roman" w:hAnsi="Arial" w:cs="Arial"/>
                <w:sz w:val="20"/>
                <w:szCs w:val="20"/>
                <w:lang w:val="en-PH" w:eastAsia="en-PH"/>
              </w:rPr>
            </w:pPr>
            <w:r w:rsidRPr="002D2137">
              <w:rPr>
                <w:rFonts w:ascii="Arial" w:eastAsia="Times New Roman" w:hAnsi="Arial" w:cs="Arial"/>
                <w:color w:val="000000"/>
                <w:kern w:val="24"/>
                <w:sz w:val="20"/>
                <w:szCs w:val="20"/>
                <w:lang w:val="en-PH" w:eastAsia="en-PH"/>
              </w:rPr>
              <w:t>$600</w:t>
            </w:r>
          </w:p>
        </w:tc>
        <w:tc>
          <w:tcPr>
            <w:tcW w:w="326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481E51A3" w14:textId="77777777" w:rsidR="002D2137" w:rsidRPr="002D2137" w:rsidRDefault="002D2137" w:rsidP="002D2137">
            <w:pPr>
              <w:spacing w:after="0" w:line="240" w:lineRule="auto"/>
              <w:rPr>
                <w:rFonts w:ascii="Arial" w:eastAsia="Times New Roman" w:hAnsi="Arial" w:cs="Arial"/>
                <w:sz w:val="20"/>
                <w:szCs w:val="20"/>
                <w:lang w:val="en-PH" w:eastAsia="en-PH"/>
              </w:rPr>
            </w:pPr>
            <w:r w:rsidRPr="002D2137">
              <w:rPr>
                <w:rFonts w:ascii="Arial" w:eastAsia="Times New Roman" w:hAnsi="Arial" w:cs="Arial"/>
                <w:color w:val="000000"/>
                <w:kern w:val="24"/>
                <w:sz w:val="20"/>
                <w:szCs w:val="20"/>
                <w:lang w:val="en-PH" w:eastAsia="en-PH"/>
              </w:rPr>
              <w:t>Compliance Manager</w:t>
            </w:r>
          </w:p>
        </w:tc>
      </w:tr>
    </w:tbl>
    <w:p w14:paraId="2F609D26" w14:textId="376CB5F1" w:rsidR="00EA2900" w:rsidRDefault="002D2137" w:rsidP="00EA2900">
      <w:pPr>
        <w:pStyle w:val="NoSpacing"/>
        <w:ind w:left="1276" w:hanging="567"/>
        <w:jc w:val="both"/>
        <w:rPr>
          <w:rFonts w:ascii="Arial" w:hAnsi="Arial" w:cs="Arial"/>
          <w:sz w:val="20"/>
          <w:szCs w:val="20"/>
        </w:rPr>
      </w:pPr>
      <w:proofErr w:type="gramStart"/>
      <w:r>
        <w:rPr>
          <w:rFonts w:ascii="Arial" w:hAnsi="Arial" w:cs="Arial"/>
          <w:sz w:val="20"/>
          <w:szCs w:val="20"/>
        </w:rPr>
        <w:t>3.7.3</w:t>
      </w:r>
      <w:r w:rsidR="008C36B9">
        <w:rPr>
          <w:rFonts w:ascii="Arial" w:hAnsi="Arial" w:cs="Arial"/>
          <w:sz w:val="20"/>
          <w:szCs w:val="20"/>
        </w:rPr>
        <w:t xml:space="preserve"> </w:t>
      </w:r>
      <w:r w:rsidR="0002466C">
        <w:rPr>
          <w:rFonts w:ascii="Arial" w:hAnsi="Arial" w:cs="Arial"/>
          <w:sz w:val="20"/>
          <w:szCs w:val="20"/>
        </w:rPr>
        <w:t xml:space="preserve"> </w:t>
      </w:r>
      <w:r>
        <w:rPr>
          <w:rFonts w:ascii="Arial" w:hAnsi="Arial" w:cs="Arial"/>
          <w:sz w:val="20"/>
          <w:szCs w:val="20"/>
        </w:rPr>
        <w:t>A</w:t>
      </w:r>
      <w:proofErr w:type="gramEnd"/>
      <w:r>
        <w:rPr>
          <w:rFonts w:ascii="Arial" w:hAnsi="Arial" w:cs="Arial"/>
          <w:sz w:val="20"/>
          <w:szCs w:val="20"/>
        </w:rPr>
        <w:t xml:space="preserve"> Virtual Assistant who receives </w:t>
      </w:r>
      <w:r w:rsidR="008C36B9">
        <w:rPr>
          <w:rFonts w:ascii="Arial" w:hAnsi="Arial" w:cs="Arial"/>
          <w:sz w:val="20"/>
          <w:szCs w:val="20"/>
        </w:rPr>
        <w:t>3</w:t>
      </w:r>
      <w:r>
        <w:rPr>
          <w:rFonts w:ascii="Arial" w:hAnsi="Arial" w:cs="Arial"/>
          <w:sz w:val="20"/>
          <w:szCs w:val="20"/>
        </w:rPr>
        <w:t xml:space="preserve"> NTE</w:t>
      </w:r>
      <w:r w:rsidR="008C36B9">
        <w:rPr>
          <w:rFonts w:ascii="Arial" w:hAnsi="Arial" w:cs="Arial"/>
          <w:sz w:val="20"/>
          <w:szCs w:val="20"/>
        </w:rPr>
        <w:t xml:space="preserve"> within 6 months who are from L2 to L6 will be demoted to 1 level down and will be evaluated based on performance. </w:t>
      </w:r>
    </w:p>
    <w:p w14:paraId="441E0EDA" w14:textId="1EE7AB86" w:rsidR="0002466C" w:rsidRDefault="0002466C" w:rsidP="00EA2900">
      <w:pPr>
        <w:pStyle w:val="NoSpacing"/>
        <w:ind w:left="1276" w:hanging="567"/>
        <w:jc w:val="both"/>
        <w:rPr>
          <w:rFonts w:ascii="Arial" w:hAnsi="Arial" w:cs="Arial"/>
          <w:sz w:val="20"/>
          <w:szCs w:val="20"/>
        </w:rPr>
      </w:pPr>
      <w:r>
        <w:rPr>
          <w:rFonts w:ascii="Arial" w:hAnsi="Arial" w:cs="Arial"/>
          <w:noProof/>
          <w:sz w:val="20"/>
          <w:szCs w:val="20"/>
        </w:rPr>
        <w:lastRenderedPageBreak/>
        <mc:AlternateContent>
          <mc:Choice Requires="wps">
            <w:drawing>
              <wp:anchor distT="0" distB="0" distL="114300" distR="114300" simplePos="0" relativeHeight="251664384" behindDoc="0" locked="0" layoutInCell="1" allowOverlap="1" wp14:anchorId="112FE574" wp14:editId="5BA1BAF8">
                <wp:simplePos x="0" y="0"/>
                <wp:positionH relativeFrom="margin">
                  <wp:align>right</wp:align>
                </wp:positionH>
                <wp:positionV relativeFrom="paragraph">
                  <wp:posOffset>-1270</wp:posOffset>
                </wp:positionV>
                <wp:extent cx="5928360" cy="361950"/>
                <wp:effectExtent l="0" t="0" r="15240" b="19050"/>
                <wp:wrapNone/>
                <wp:docPr id="4" name="Text Box 4"/>
                <wp:cNvGraphicFramePr/>
                <a:graphic xmlns:a="http://schemas.openxmlformats.org/drawingml/2006/main">
                  <a:graphicData uri="http://schemas.microsoft.com/office/word/2010/wordprocessingShape">
                    <wps:wsp>
                      <wps:cNvSpPr txBox="1"/>
                      <wps:spPr>
                        <a:xfrm>
                          <a:off x="0" y="0"/>
                          <a:ext cx="5928360" cy="3619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02C8754" w14:textId="77777777" w:rsidR="0002466C" w:rsidRPr="0002466C" w:rsidRDefault="0002466C" w:rsidP="0002466C">
                            <w:pPr>
                              <w:pStyle w:val="Heading1"/>
                              <w:shd w:val="clear" w:color="auto" w:fill="0070C0"/>
                              <w:spacing w:before="0"/>
                              <w:jc w:val="center"/>
                              <w:rPr>
                                <w:rFonts w:ascii="Arial" w:hAnsi="Arial" w:cs="Arial"/>
                                <w:b/>
                                <w:bCs/>
                                <w:color w:val="000000" w:themeColor="text1"/>
                                <w:sz w:val="24"/>
                                <w:szCs w:val="24"/>
                              </w:rPr>
                            </w:pPr>
                            <w:bookmarkStart w:id="31" w:name="_Toc116382447"/>
                            <w:bookmarkStart w:id="32" w:name="_Toc125953429"/>
                            <w:bookmarkStart w:id="33" w:name="_Toc125953540"/>
                            <w:bookmarkStart w:id="34" w:name="_Toc125954555"/>
                            <w:r w:rsidRPr="0002466C">
                              <w:rPr>
                                <w:rFonts w:ascii="Arial" w:hAnsi="Arial" w:cs="Arial"/>
                                <w:b/>
                                <w:bCs/>
                                <w:color w:val="000000" w:themeColor="text1"/>
                                <w:sz w:val="24"/>
                                <w:szCs w:val="24"/>
                              </w:rPr>
                              <w:t>PART 4: POLICIES</w:t>
                            </w:r>
                            <w:bookmarkEnd w:id="31"/>
                            <w:bookmarkEnd w:id="32"/>
                            <w:bookmarkEnd w:id="33"/>
                            <w:bookmarkEnd w:id="34"/>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12FE574" id="Text Box 4" o:spid="_x0000_s1029" type="#_x0000_t202" style="position:absolute;left:0;text-align:left;margin-left:415.6pt;margin-top:-.1pt;width:466.8pt;height:28.5pt;z-index:25166438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" fillcolor="white [3201]" strokeweight=".5pt">
                <v:textbox>
                  <w:txbxContent>
                    <w:p w14:paraId="502C8754" w14:textId="77777777" w:rsidR="0002466C" w:rsidRPr="0002466C" w:rsidRDefault="0002466C" w:rsidP="0002466C">
                      <w:pPr>
                        <w:pStyle w:val="Heading1"/>
                        <w:shd w:val="clear" w:color="auto" w:fill="0070C0"/>
                        <w:spacing w:before="0"/>
                        <w:jc w:val="center"/>
                        <w:rPr>
                          <w:rFonts w:ascii="Arial" w:hAnsi="Arial" w:cs="Arial"/>
                          <w:b/>
                          <w:bCs/>
                          <w:color w:val="000000" w:themeColor="text1"/>
                          <w:sz w:val="24"/>
                          <w:szCs w:val="24"/>
                        </w:rPr>
                      </w:pPr>
                      <w:bookmarkStart w:id="35" w:name="_Toc116382447"/>
                      <w:bookmarkStart w:id="36" w:name="_Toc125953429"/>
                      <w:bookmarkStart w:id="37" w:name="_Toc125953540"/>
                      <w:bookmarkStart w:id="38" w:name="_Toc125954555"/>
                      <w:r w:rsidRPr="0002466C">
                        <w:rPr>
                          <w:rFonts w:ascii="Arial" w:hAnsi="Arial" w:cs="Arial"/>
                          <w:b/>
                          <w:bCs/>
                          <w:color w:val="000000" w:themeColor="text1"/>
                          <w:sz w:val="24"/>
                          <w:szCs w:val="24"/>
                        </w:rPr>
                        <w:t>PART 4: POLICIES</w:t>
                      </w:r>
                      <w:bookmarkEnd w:id="35"/>
                      <w:bookmarkEnd w:id="36"/>
                      <w:bookmarkEnd w:id="37"/>
                      <w:bookmarkEnd w:id="38"/>
                    </w:p>
                  </w:txbxContent>
                </v:textbox>
                <w10:wrap anchorx="margin"/>
              </v:shape>
            </w:pict>
          </mc:Fallback>
        </mc:AlternateContent>
      </w:r>
    </w:p>
    <w:p w14:paraId="420ECD71" w14:textId="4CEC31A1" w:rsidR="0002466C" w:rsidRDefault="0002466C" w:rsidP="0002466C">
      <w:pPr>
        <w:rPr>
          <w:rFonts w:ascii="Arial" w:hAnsi="Arial" w:cs="Arial"/>
          <w:sz w:val="20"/>
          <w:szCs w:val="20"/>
          <w:lang w:val="en-PH"/>
        </w:rPr>
      </w:pPr>
    </w:p>
    <w:p w14:paraId="47599B08" w14:textId="2E4B5FC0" w:rsidR="0002466C" w:rsidRPr="00451995" w:rsidRDefault="0002466C" w:rsidP="0002466C">
      <w:pPr>
        <w:pStyle w:val="Heading2"/>
        <w:rPr>
          <w:rFonts w:ascii="Arial" w:hAnsi="Arial" w:cs="Arial"/>
          <w:color w:val="000000" w:themeColor="text1"/>
          <w:sz w:val="22"/>
          <w:szCs w:val="22"/>
          <w:lang w:val="en-PH"/>
        </w:rPr>
      </w:pPr>
      <w:bookmarkStart w:id="39" w:name="_Toc116382448"/>
      <w:r w:rsidRPr="00451995">
        <w:rPr>
          <w:rFonts w:ascii="Arial" w:hAnsi="Arial" w:cs="Arial"/>
          <w:color w:val="000000" w:themeColor="text1"/>
          <w:sz w:val="22"/>
          <w:szCs w:val="22"/>
          <w:lang w:val="en-PH"/>
        </w:rPr>
        <w:t>4.1 Virtual Office Policy</w:t>
      </w:r>
      <w:bookmarkEnd w:id="39"/>
    </w:p>
    <w:p w14:paraId="539D6BDB" w14:textId="5934A33F" w:rsidR="0002466C" w:rsidRPr="00451995" w:rsidRDefault="0002466C" w:rsidP="00451995">
      <w:pPr>
        <w:pStyle w:val="NoSpacing"/>
        <w:ind w:left="1276" w:hanging="556"/>
        <w:rPr>
          <w:rFonts w:ascii="Arial" w:hAnsi="Arial" w:cs="Arial"/>
          <w:sz w:val="20"/>
          <w:szCs w:val="20"/>
        </w:rPr>
      </w:pPr>
      <w:r w:rsidRPr="00451995">
        <w:rPr>
          <w:rFonts w:ascii="Arial" w:hAnsi="Arial" w:cs="Arial"/>
          <w:sz w:val="20"/>
          <w:szCs w:val="20"/>
        </w:rPr>
        <w:t>4.3.1 All Virtual Assistants are required to be online and present in Virtual Office</w:t>
      </w:r>
      <w:r w:rsidR="00451995" w:rsidRPr="00451995">
        <w:rPr>
          <w:rFonts w:ascii="Arial" w:hAnsi="Arial" w:cs="Arial"/>
          <w:sz w:val="20"/>
          <w:szCs w:val="20"/>
        </w:rPr>
        <w:t xml:space="preserve"> </w:t>
      </w:r>
      <w:r w:rsidRPr="00451995">
        <w:rPr>
          <w:rFonts w:ascii="Arial" w:hAnsi="Arial" w:cs="Arial"/>
          <w:sz w:val="20"/>
          <w:szCs w:val="20"/>
        </w:rPr>
        <w:t>through</w:t>
      </w:r>
      <w:r w:rsidR="00451995" w:rsidRPr="00451995">
        <w:rPr>
          <w:rFonts w:ascii="Arial" w:hAnsi="Arial" w:cs="Arial"/>
          <w:sz w:val="20"/>
          <w:szCs w:val="20"/>
        </w:rPr>
        <w:t xml:space="preserve"> </w:t>
      </w:r>
      <w:r w:rsidRPr="00451995">
        <w:rPr>
          <w:rFonts w:ascii="Arial" w:hAnsi="Arial" w:cs="Arial"/>
          <w:sz w:val="20"/>
          <w:szCs w:val="20"/>
        </w:rPr>
        <w:t>Google Meet throughout their whole shift.</w:t>
      </w:r>
    </w:p>
    <w:p w14:paraId="593F8441" w14:textId="456EDFB2" w:rsidR="0002466C" w:rsidRPr="00451995" w:rsidRDefault="0002466C" w:rsidP="00451995">
      <w:pPr>
        <w:pStyle w:val="NoSpacing"/>
        <w:ind w:left="1134" w:hanging="425"/>
        <w:rPr>
          <w:rFonts w:ascii="Arial" w:hAnsi="Arial" w:cs="Arial"/>
          <w:sz w:val="20"/>
          <w:szCs w:val="20"/>
        </w:rPr>
      </w:pPr>
      <w:r w:rsidRPr="00451995">
        <w:rPr>
          <w:rFonts w:ascii="Arial" w:hAnsi="Arial" w:cs="Arial"/>
          <w:sz w:val="20"/>
          <w:szCs w:val="20"/>
        </w:rPr>
        <w:t>4.3.2</w:t>
      </w:r>
      <w:r w:rsidR="00451995" w:rsidRPr="00451995">
        <w:rPr>
          <w:rFonts w:ascii="Arial" w:hAnsi="Arial" w:cs="Arial"/>
          <w:sz w:val="20"/>
          <w:szCs w:val="20"/>
        </w:rPr>
        <w:t xml:space="preserve"> </w:t>
      </w:r>
      <w:r w:rsidRPr="00451995">
        <w:rPr>
          <w:rFonts w:ascii="Arial" w:hAnsi="Arial" w:cs="Arial"/>
          <w:sz w:val="20"/>
          <w:szCs w:val="20"/>
        </w:rPr>
        <w:t xml:space="preserve">If a Virtual Assistant needed to take a break or go to other Virtual Offices, they are required to inform everyone where are they and what are they doing by sending message on the chat box. </w:t>
      </w:r>
    </w:p>
    <w:p w14:paraId="74C18754" w14:textId="6F2DB621" w:rsidR="0002466C" w:rsidRPr="00451995" w:rsidRDefault="0002466C" w:rsidP="00451995">
      <w:pPr>
        <w:pStyle w:val="NoSpacing"/>
        <w:ind w:left="1134" w:hanging="425"/>
        <w:rPr>
          <w:rFonts w:ascii="Arial" w:hAnsi="Arial" w:cs="Arial"/>
          <w:sz w:val="20"/>
          <w:szCs w:val="20"/>
        </w:rPr>
      </w:pPr>
      <w:r w:rsidRPr="00451995">
        <w:rPr>
          <w:rFonts w:ascii="Arial" w:hAnsi="Arial" w:cs="Arial"/>
          <w:sz w:val="20"/>
          <w:szCs w:val="20"/>
        </w:rPr>
        <w:t>4.3.3</w:t>
      </w:r>
      <w:r w:rsidR="00451995" w:rsidRPr="00451995">
        <w:rPr>
          <w:rFonts w:ascii="Arial" w:hAnsi="Arial" w:cs="Arial"/>
          <w:sz w:val="20"/>
          <w:szCs w:val="20"/>
        </w:rPr>
        <w:t xml:space="preserve"> </w:t>
      </w:r>
      <w:r w:rsidRPr="00451995">
        <w:rPr>
          <w:rFonts w:ascii="Arial" w:hAnsi="Arial" w:cs="Arial"/>
          <w:sz w:val="20"/>
          <w:szCs w:val="20"/>
        </w:rPr>
        <w:t>There are several virtual offices created so that there will be enough rooms for everyone. Virtual Offices are the only place allowed for team discussions regarding some issues and concerns.</w:t>
      </w:r>
    </w:p>
    <w:p w14:paraId="1C38D591" w14:textId="12DDF6A7" w:rsidR="0002466C" w:rsidRDefault="0002466C" w:rsidP="00451995">
      <w:pPr>
        <w:pStyle w:val="NoSpacing"/>
        <w:ind w:left="1134" w:hanging="425"/>
        <w:rPr>
          <w:rFonts w:ascii="Arial" w:hAnsi="Arial" w:cs="Arial"/>
          <w:sz w:val="20"/>
          <w:szCs w:val="20"/>
        </w:rPr>
      </w:pPr>
      <w:r w:rsidRPr="00451995">
        <w:rPr>
          <w:rFonts w:ascii="Arial" w:hAnsi="Arial" w:cs="Arial"/>
          <w:sz w:val="20"/>
          <w:szCs w:val="20"/>
        </w:rPr>
        <w:t>4.3.4</w:t>
      </w:r>
      <w:r w:rsidR="00451995" w:rsidRPr="00451995">
        <w:rPr>
          <w:rFonts w:ascii="Arial" w:hAnsi="Arial" w:cs="Arial"/>
          <w:sz w:val="20"/>
          <w:szCs w:val="20"/>
        </w:rPr>
        <w:t xml:space="preserve"> </w:t>
      </w:r>
      <w:r w:rsidRPr="00451995">
        <w:rPr>
          <w:rFonts w:ascii="Arial" w:hAnsi="Arial" w:cs="Arial"/>
          <w:sz w:val="20"/>
          <w:szCs w:val="20"/>
        </w:rPr>
        <w:t>A Virtual Assistant who is not present in the Virtual Office 1 through checking of attendance is considered being absent without properly informing their supervisor which will result in an issuance of NTE.</w:t>
      </w:r>
    </w:p>
    <w:p w14:paraId="684C30B8" w14:textId="1ECC1259" w:rsidR="00451995" w:rsidRDefault="00451995" w:rsidP="00451995">
      <w:pPr>
        <w:pStyle w:val="NoSpacing"/>
        <w:ind w:left="1134" w:hanging="425"/>
        <w:rPr>
          <w:rFonts w:ascii="Arial" w:hAnsi="Arial" w:cs="Arial"/>
          <w:sz w:val="20"/>
          <w:szCs w:val="20"/>
        </w:rPr>
      </w:pPr>
      <w:r>
        <w:rPr>
          <w:rFonts w:ascii="Arial" w:hAnsi="Arial" w:cs="Arial"/>
          <w:sz w:val="20"/>
          <w:szCs w:val="20"/>
        </w:rPr>
        <w:tab/>
        <w:t>4.3.4.1 Virtual Office 1 is for general announcement and for attendance only.</w:t>
      </w:r>
    </w:p>
    <w:p w14:paraId="66720773" w14:textId="77777777" w:rsidR="00451995" w:rsidRDefault="00451995" w:rsidP="00451995">
      <w:pPr>
        <w:pStyle w:val="NoSpacing"/>
        <w:ind w:left="1134" w:hanging="141"/>
        <w:rPr>
          <w:rFonts w:ascii="Arial" w:hAnsi="Arial" w:cs="Arial"/>
          <w:sz w:val="20"/>
          <w:szCs w:val="20"/>
        </w:rPr>
      </w:pPr>
      <w:r>
        <w:rPr>
          <w:rFonts w:ascii="Arial" w:hAnsi="Arial" w:cs="Arial"/>
          <w:sz w:val="20"/>
          <w:szCs w:val="20"/>
        </w:rPr>
        <w:tab/>
        <w:t xml:space="preserve">4.3.4.2 A designated Virtual for each department and Account is created for specific </w:t>
      </w:r>
    </w:p>
    <w:p w14:paraId="446989C5" w14:textId="62BE2F63" w:rsidR="00451995" w:rsidRDefault="00451995" w:rsidP="009A3CFC">
      <w:pPr>
        <w:pStyle w:val="NoSpacing"/>
        <w:tabs>
          <w:tab w:val="left" w:pos="1701"/>
        </w:tabs>
        <w:rPr>
          <w:rFonts w:ascii="Arial" w:hAnsi="Arial" w:cs="Arial"/>
          <w:sz w:val="20"/>
          <w:szCs w:val="20"/>
        </w:rPr>
      </w:pPr>
      <w:r>
        <w:rPr>
          <w:rFonts w:ascii="Arial" w:hAnsi="Arial" w:cs="Arial"/>
          <w:sz w:val="20"/>
          <w:szCs w:val="20"/>
        </w:rPr>
        <w:t xml:space="preserve"> </w:t>
      </w:r>
      <w:r w:rsidR="009A3CFC">
        <w:rPr>
          <w:rFonts w:ascii="Arial" w:hAnsi="Arial" w:cs="Arial"/>
          <w:sz w:val="20"/>
          <w:szCs w:val="20"/>
        </w:rPr>
        <w:tab/>
      </w:r>
      <w:r>
        <w:rPr>
          <w:rFonts w:ascii="Arial" w:hAnsi="Arial" w:cs="Arial"/>
          <w:sz w:val="20"/>
          <w:szCs w:val="20"/>
        </w:rPr>
        <w:t>concerns.</w:t>
      </w:r>
    </w:p>
    <w:p w14:paraId="11C3DFA6" w14:textId="226795CF" w:rsidR="00451995" w:rsidRDefault="00451995" w:rsidP="00451995">
      <w:pPr>
        <w:pStyle w:val="NoSpacing"/>
        <w:tabs>
          <w:tab w:val="left" w:pos="1843"/>
        </w:tabs>
        <w:rPr>
          <w:rFonts w:ascii="Arial" w:hAnsi="Arial" w:cs="Arial"/>
          <w:sz w:val="20"/>
          <w:szCs w:val="20"/>
        </w:rPr>
      </w:pPr>
    </w:p>
    <w:p w14:paraId="7AEAEA02" w14:textId="116D41C6" w:rsidR="00451995" w:rsidRPr="005C4178" w:rsidRDefault="004A5BCD" w:rsidP="005C4178">
      <w:pPr>
        <w:pStyle w:val="Heading2"/>
        <w:rPr>
          <w:rFonts w:ascii="Arial" w:hAnsi="Arial" w:cs="Arial"/>
          <w:color w:val="000000" w:themeColor="text1"/>
          <w:sz w:val="22"/>
          <w:szCs w:val="22"/>
        </w:rPr>
      </w:pPr>
      <w:bookmarkStart w:id="40" w:name="_Toc116382449"/>
      <w:r w:rsidRPr="005C4178">
        <w:rPr>
          <w:rFonts w:ascii="Arial" w:hAnsi="Arial" w:cs="Arial"/>
          <w:color w:val="000000" w:themeColor="text1"/>
          <w:sz w:val="22"/>
          <w:szCs w:val="22"/>
        </w:rPr>
        <w:t>4.2 Email Management Policy</w:t>
      </w:r>
      <w:bookmarkEnd w:id="40"/>
    </w:p>
    <w:p w14:paraId="4EEF4731" w14:textId="4C8B08DA" w:rsidR="004A5BCD" w:rsidRDefault="004A5BCD" w:rsidP="00451995">
      <w:pPr>
        <w:pStyle w:val="NoSpacing"/>
        <w:tabs>
          <w:tab w:val="left" w:pos="1843"/>
        </w:tabs>
        <w:rPr>
          <w:rFonts w:ascii="Arial" w:hAnsi="Arial" w:cs="Arial"/>
        </w:rPr>
      </w:pPr>
    </w:p>
    <w:p w14:paraId="6A557884" w14:textId="31259A82" w:rsidR="004A5BCD" w:rsidRPr="00DD0C55" w:rsidRDefault="004A5BCD" w:rsidP="004A5BCD">
      <w:pPr>
        <w:pStyle w:val="NoSpacing"/>
        <w:tabs>
          <w:tab w:val="left" w:pos="426"/>
        </w:tabs>
        <w:rPr>
          <w:rFonts w:ascii="Arial" w:hAnsi="Arial" w:cs="Arial"/>
          <w:sz w:val="20"/>
          <w:szCs w:val="20"/>
        </w:rPr>
      </w:pPr>
      <w:r>
        <w:rPr>
          <w:rFonts w:ascii="Arial" w:hAnsi="Arial" w:cs="Arial"/>
        </w:rPr>
        <w:tab/>
      </w:r>
      <w:r w:rsidRPr="00DD0C55">
        <w:rPr>
          <w:rFonts w:ascii="Arial" w:hAnsi="Arial" w:cs="Arial"/>
          <w:sz w:val="20"/>
          <w:szCs w:val="20"/>
        </w:rPr>
        <w:t xml:space="preserve">All issued Company email is owned and controlled by </w:t>
      </w:r>
      <w:proofErr w:type="spellStart"/>
      <w:r w:rsidRPr="00DD0C55">
        <w:rPr>
          <w:rFonts w:ascii="Arial" w:hAnsi="Arial" w:cs="Arial"/>
          <w:sz w:val="20"/>
          <w:szCs w:val="20"/>
        </w:rPr>
        <w:t>Consultare</w:t>
      </w:r>
      <w:proofErr w:type="spellEnd"/>
      <w:r w:rsidRPr="00DD0C55">
        <w:rPr>
          <w:rFonts w:ascii="Arial" w:hAnsi="Arial" w:cs="Arial"/>
          <w:sz w:val="20"/>
          <w:szCs w:val="20"/>
        </w:rPr>
        <w:t xml:space="preserve"> Inc.</w:t>
      </w:r>
    </w:p>
    <w:p w14:paraId="6BFD555D" w14:textId="77777777" w:rsidR="004A5BCD" w:rsidRPr="00DD0C55" w:rsidRDefault="004A5BCD" w:rsidP="004A5BCD">
      <w:pPr>
        <w:pStyle w:val="NoSpacing"/>
        <w:tabs>
          <w:tab w:val="left" w:pos="1843"/>
        </w:tabs>
        <w:rPr>
          <w:rFonts w:ascii="Arial" w:hAnsi="Arial" w:cs="Arial"/>
          <w:sz w:val="20"/>
          <w:szCs w:val="20"/>
        </w:rPr>
      </w:pPr>
    </w:p>
    <w:p w14:paraId="70C0C2D3" w14:textId="1A010700" w:rsidR="004A5BCD" w:rsidRPr="00DD0C55" w:rsidRDefault="004A5BCD" w:rsidP="004A5BCD">
      <w:pPr>
        <w:pStyle w:val="NoSpacing"/>
        <w:tabs>
          <w:tab w:val="left" w:pos="1843"/>
        </w:tabs>
        <w:ind w:left="1134" w:hanging="414"/>
        <w:rPr>
          <w:rFonts w:ascii="Arial" w:hAnsi="Arial" w:cs="Arial"/>
          <w:sz w:val="20"/>
          <w:szCs w:val="20"/>
        </w:rPr>
      </w:pPr>
      <w:r w:rsidRPr="00DD0C55">
        <w:rPr>
          <w:rFonts w:ascii="Arial" w:hAnsi="Arial" w:cs="Arial"/>
          <w:sz w:val="20"/>
          <w:szCs w:val="20"/>
        </w:rPr>
        <w:t>4.4.1 Team Leads, Supervisor, and Manager will have their own Company Email. All emails must be used within Company communication and Client Engagement.</w:t>
      </w:r>
    </w:p>
    <w:p w14:paraId="2DFF042D" w14:textId="77777777" w:rsidR="004A5BCD" w:rsidRPr="00DD0C55" w:rsidRDefault="004A5BCD" w:rsidP="004A5BCD">
      <w:pPr>
        <w:pStyle w:val="NoSpacing"/>
        <w:tabs>
          <w:tab w:val="left" w:pos="1843"/>
        </w:tabs>
        <w:ind w:left="1843" w:hanging="709"/>
        <w:rPr>
          <w:rFonts w:ascii="Arial" w:hAnsi="Arial" w:cs="Arial"/>
          <w:sz w:val="20"/>
          <w:szCs w:val="20"/>
        </w:rPr>
      </w:pPr>
      <w:r w:rsidRPr="00DD0C55">
        <w:rPr>
          <w:rFonts w:ascii="Arial" w:hAnsi="Arial" w:cs="Arial"/>
          <w:sz w:val="20"/>
          <w:szCs w:val="20"/>
        </w:rPr>
        <w:t>4.4.1.1</w:t>
      </w:r>
      <w:r w:rsidRPr="00DD0C55">
        <w:rPr>
          <w:rFonts w:ascii="Arial" w:hAnsi="Arial" w:cs="Arial"/>
          <w:sz w:val="20"/>
          <w:szCs w:val="20"/>
        </w:rPr>
        <w:tab/>
        <w:t>Email must not be used to register to any personal account such as social media and online applications.</w:t>
      </w:r>
    </w:p>
    <w:p w14:paraId="36F675DF" w14:textId="54EAB95E" w:rsidR="004A5BCD" w:rsidRPr="00DD0C55" w:rsidRDefault="004A5BCD" w:rsidP="00DD0C55">
      <w:pPr>
        <w:pStyle w:val="NoSpacing"/>
        <w:tabs>
          <w:tab w:val="left" w:pos="1843"/>
        </w:tabs>
        <w:ind w:left="1134"/>
        <w:rPr>
          <w:rFonts w:ascii="Arial" w:hAnsi="Arial" w:cs="Arial"/>
          <w:sz w:val="20"/>
          <w:szCs w:val="20"/>
        </w:rPr>
      </w:pPr>
      <w:r w:rsidRPr="00DD0C55">
        <w:rPr>
          <w:rFonts w:ascii="Arial" w:hAnsi="Arial" w:cs="Arial"/>
          <w:sz w:val="20"/>
          <w:szCs w:val="20"/>
        </w:rPr>
        <w:t>4.4.1.2</w:t>
      </w:r>
      <w:r w:rsidRPr="00DD0C55">
        <w:rPr>
          <w:rFonts w:ascii="Arial" w:hAnsi="Arial" w:cs="Arial"/>
          <w:sz w:val="20"/>
          <w:szCs w:val="20"/>
        </w:rPr>
        <w:tab/>
        <w:t>Upon resignation Company Email will be suspended by the ADMIN.</w:t>
      </w:r>
    </w:p>
    <w:p w14:paraId="2814C1CE" w14:textId="111CA332" w:rsidR="004A5BCD" w:rsidRPr="00DD0C55" w:rsidRDefault="004A5BCD" w:rsidP="004A5BCD">
      <w:pPr>
        <w:pStyle w:val="NoSpacing"/>
        <w:tabs>
          <w:tab w:val="left" w:pos="1843"/>
        </w:tabs>
        <w:ind w:left="709"/>
        <w:rPr>
          <w:rFonts w:ascii="Arial" w:hAnsi="Arial" w:cs="Arial"/>
          <w:sz w:val="20"/>
          <w:szCs w:val="20"/>
        </w:rPr>
      </w:pPr>
      <w:r w:rsidRPr="00DD0C55">
        <w:rPr>
          <w:rFonts w:ascii="Arial" w:hAnsi="Arial" w:cs="Arial"/>
          <w:sz w:val="20"/>
          <w:szCs w:val="20"/>
        </w:rPr>
        <w:t>4.4.2 Account email is managed by an Account Coordinator.</w:t>
      </w:r>
    </w:p>
    <w:p w14:paraId="3F5BD4DA" w14:textId="77777777" w:rsidR="004A5BCD" w:rsidRPr="00DD0C55" w:rsidRDefault="004A5BCD" w:rsidP="004A5BCD">
      <w:pPr>
        <w:pStyle w:val="NoSpacing"/>
        <w:tabs>
          <w:tab w:val="left" w:pos="1843"/>
        </w:tabs>
        <w:ind w:left="1843" w:hanging="709"/>
        <w:rPr>
          <w:rFonts w:ascii="Arial" w:hAnsi="Arial" w:cs="Arial"/>
          <w:sz w:val="20"/>
          <w:szCs w:val="20"/>
        </w:rPr>
      </w:pPr>
      <w:r w:rsidRPr="00DD0C55">
        <w:rPr>
          <w:rFonts w:ascii="Arial" w:hAnsi="Arial" w:cs="Arial"/>
          <w:sz w:val="20"/>
          <w:szCs w:val="20"/>
        </w:rPr>
        <w:t>4.4.2.1</w:t>
      </w:r>
      <w:r w:rsidRPr="00DD0C55">
        <w:rPr>
          <w:rFonts w:ascii="Arial" w:hAnsi="Arial" w:cs="Arial"/>
          <w:sz w:val="20"/>
          <w:szCs w:val="20"/>
        </w:rPr>
        <w:tab/>
        <w:t xml:space="preserve">The Account Coordinator is responsible for all the Client Engagement and PFL bundling emails. </w:t>
      </w:r>
    </w:p>
    <w:p w14:paraId="410180F1" w14:textId="77777777" w:rsidR="004A5BCD" w:rsidRPr="00DD0C55" w:rsidRDefault="004A5BCD" w:rsidP="004A5BCD">
      <w:pPr>
        <w:pStyle w:val="NoSpacing"/>
        <w:tabs>
          <w:tab w:val="left" w:pos="1843"/>
        </w:tabs>
        <w:ind w:left="1843" w:hanging="709"/>
        <w:rPr>
          <w:rFonts w:ascii="Arial" w:hAnsi="Arial" w:cs="Arial"/>
          <w:sz w:val="20"/>
          <w:szCs w:val="20"/>
        </w:rPr>
      </w:pPr>
      <w:r w:rsidRPr="00DD0C55">
        <w:rPr>
          <w:rFonts w:ascii="Arial" w:hAnsi="Arial" w:cs="Arial"/>
          <w:sz w:val="20"/>
          <w:szCs w:val="20"/>
        </w:rPr>
        <w:t>4.4.2.2</w:t>
      </w:r>
      <w:r w:rsidRPr="00DD0C55">
        <w:rPr>
          <w:rFonts w:ascii="Arial" w:hAnsi="Arial" w:cs="Arial"/>
          <w:sz w:val="20"/>
          <w:szCs w:val="20"/>
        </w:rPr>
        <w:tab/>
        <w:t>All emails are reviewed by Team Lead/Supervisor prior to sending to the Client.</w:t>
      </w:r>
    </w:p>
    <w:p w14:paraId="0CDF7C2C" w14:textId="12AD68A5" w:rsidR="004A5BCD" w:rsidRPr="00DD0C55" w:rsidRDefault="004A5BCD" w:rsidP="004A5BCD">
      <w:pPr>
        <w:pStyle w:val="NoSpacing"/>
        <w:tabs>
          <w:tab w:val="left" w:pos="1843"/>
        </w:tabs>
        <w:ind w:left="1843" w:hanging="709"/>
        <w:rPr>
          <w:rFonts w:ascii="Arial" w:hAnsi="Arial" w:cs="Arial"/>
          <w:sz w:val="20"/>
          <w:szCs w:val="20"/>
        </w:rPr>
      </w:pPr>
      <w:r w:rsidRPr="00DD0C55">
        <w:rPr>
          <w:rFonts w:ascii="Arial" w:hAnsi="Arial" w:cs="Arial"/>
          <w:sz w:val="20"/>
          <w:szCs w:val="20"/>
        </w:rPr>
        <w:t>4.4.2.3</w:t>
      </w:r>
      <w:r w:rsidRPr="00DD0C55">
        <w:rPr>
          <w:rFonts w:ascii="Arial" w:hAnsi="Arial" w:cs="Arial"/>
          <w:sz w:val="20"/>
          <w:szCs w:val="20"/>
        </w:rPr>
        <w:tab/>
        <w:t>Account email password is changed every time there is a new Account Coordinator.</w:t>
      </w:r>
    </w:p>
    <w:p w14:paraId="006AB500" w14:textId="4BD634DF" w:rsidR="004A5BCD" w:rsidRDefault="004A5BCD" w:rsidP="00DD0C55">
      <w:pPr>
        <w:pStyle w:val="NoSpacing"/>
        <w:ind w:firstLine="720"/>
        <w:rPr>
          <w:rFonts w:ascii="Arial" w:hAnsi="Arial" w:cs="Arial"/>
          <w:sz w:val="20"/>
          <w:szCs w:val="20"/>
        </w:rPr>
      </w:pPr>
      <w:r w:rsidRPr="00DD0C55">
        <w:rPr>
          <w:rFonts w:ascii="Arial" w:hAnsi="Arial" w:cs="Arial"/>
          <w:sz w:val="20"/>
          <w:szCs w:val="20"/>
        </w:rPr>
        <w:t>4.4.3 Department email is managed by the Department Coordinator.</w:t>
      </w:r>
    </w:p>
    <w:p w14:paraId="73B73429" w14:textId="0F661370" w:rsidR="00DD0C55" w:rsidRDefault="00DD0C55" w:rsidP="00DD0C55">
      <w:pPr>
        <w:pStyle w:val="NoSpacing"/>
        <w:tabs>
          <w:tab w:val="left" w:pos="1134"/>
        </w:tabs>
        <w:ind w:firstLine="720"/>
        <w:rPr>
          <w:rFonts w:ascii="Arial" w:hAnsi="Arial" w:cs="Arial"/>
          <w:sz w:val="20"/>
          <w:szCs w:val="20"/>
        </w:rPr>
      </w:pPr>
      <w:r>
        <w:rPr>
          <w:rFonts w:ascii="Arial" w:hAnsi="Arial" w:cs="Arial"/>
          <w:sz w:val="20"/>
          <w:szCs w:val="20"/>
        </w:rPr>
        <w:tab/>
        <w:t xml:space="preserve">4.4.3.1 Department is used to communicate internal and external communication. </w:t>
      </w:r>
    </w:p>
    <w:p w14:paraId="751FED29" w14:textId="64DA460A" w:rsidR="00DD0C55" w:rsidRDefault="00DD0C55" w:rsidP="00DD0C55">
      <w:pPr>
        <w:pStyle w:val="NoSpacing"/>
        <w:tabs>
          <w:tab w:val="left" w:pos="1134"/>
        </w:tabs>
        <w:rPr>
          <w:rFonts w:ascii="Arial" w:hAnsi="Arial" w:cs="Arial"/>
          <w:sz w:val="20"/>
          <w:szCs w:val="20"/>
        </w:rPr>
      </w:pPr>
    </w:p>
    <w:p w14:paraId="1CB61485" w14:textId="66EE3394" w:rsidR="005C4178" w:rsidRPr="005C4178" w:rsidRDefault="005C4178" w:rsidP="005C4178">
      <w:pPr>
        <w:pStyle w:val="Heading2"/>
        <w:rPr>
          <w:rFonts w:ascii="Arial" w:hAnsi="Arial" w:cs="Arial"/>
          <w:color w:val="000000" w:themeColor="text1"/>
          <w:sz w:val="22"/>
          <w:szCs w:val="22"/>
        </w:rPr>
      </w:pPr>
      <w:bookmarkStart w:id="41" w:name="_Toc116382450"/>
      <w:r w:rsidRPr="005C4178">
        <w:rPr>
          <w:rFonts w:ascii="Arial" w:hAnsi="Arial" w:cs="Arial"/>
          <w:color w:val="000000" w:themeColor="text1"/>
          <w:sz w:val="22"/>
          <w:szCs w:val="22"/>
        </w:rPr>
        <w:t>4.3 Holidays</w:t>
      </w:r>
      <w:bookmarkEnd w:id="41"/>
      <w:r w:rsidRPr="005C4178">
        <w:rPr>
          <w:rFonts w:ascii="Arial" w:hAnsi="Arial" w:cs="Arial"/>
          <w:color w:val="000000" w:themeColor="text1"/>
          <w:sz w:val="22"/>
          <w:szCs w:val="22"/>
        </w:rPr>
        <w:t xml:space="preserve"> </w:t>
      </w:r>
    </w:p>
    <w:p w14:paraId="103DFFF2" w14:textId="77777777" w:rsidR="005C4178" w:rsidRPr="005C4178" w:rsidRDefault="005C4178" w:rsidP="005C4178">
      <w:pPr>
        <w:pStyle w:val="NoSpacing"/>
        <w:tabs>
          <w:tab w:val="left" w:pos="1134"/>
        </w:tabs>
        <w:rPr>
          <w:rFonts w:ascii="Arial" w:hAnsi="Arial" w:cs="Arial"/>
          <w:sz w:val="20"/>
          <w:szCs w:val="20"/>
        </w:rPr>
      </w:pPr>
    </w:p>
    <w:p w14:paraId="3590A149" w14:textId="1AB4EE2E" w:rsidR="005C4178" w:rsidRPr="005C4178" w:rsidRDefault="005C4178" w:rsidP="005C4178">
      <w:pPr>
        <w:pStyle w:val="NoSpacing"/>
        <w:rPr>
          <w:rFonts w:ascii="Arial" w:hAnsi="Arial" w:cs="Arial"/>
          <w:sz w:val="20"/>
          <w:szCs w:val="20"/>
        </w:rPr>
      </w:pPr>
      <w:r>
        <w:rPr>
          <w:rFonts w:ascii="Arial" w:hAnsi="Arial" w:cs="Arial"/>
          <w:sz w:val="20"/>
          <w:szCs w:val="20"/>
        </w:rPr>
        <w:tab/>
      </w:r>
      <w:r w:rsidRPr="005C4178">
        <w:rPr>
          <w:rFonts w:ascii="Arial" w:hAnsi="Arial" w:cs="Arial"/>
          <w:sz w:val="20"/>
          <w:szCs w:val="20"/>
        </w:rPr>
        <w:t xml:space="preserve">Our Company observes the following US holidays during the year:  </w:t>
      </w:r>
    </w:p>
    <w:p w14:paraId="0888341B" w14:textId="77777777" w:rsidR="005C4178" w:rsidRPr="005C4178" w:rsidRDefault="005C4178" w:rsidP="005C4178">
      <w:pPr>
        <w:pStyle w:val="NoSpacing"/>
        <w:tabs>
          <w:tab w:val="left" w:pos="1134"/>
        </w:tabs>
        <w:rPr>
          <w:rFonts w:ascii="Arial" w:hAnsi="Arial" w:cs="Arial"/>
          <w:sz w:val="20"/>
          <w:szCs w:val="20"/>
        </w:rPr>
      </w:pPr>
    </w:p>
    <w:p w14:paraId="6C43A754" w14:textId="0FBAA17E" w:rsidR="005C4178" w:rsidRPr="005C4178" w:rsidRDefault="005C4178" w:rsidP="005C4178">
      <w:pPr>
        <w:pStyle w:val="NoSpacing"/>
        <w:tabs>
          <w:tab w:val="left" w:pos="709"/>
        </w:tabs>
        <w:rPr>
          <w:rFonts w:ascii="Arial" w:hAnsi="Arial" w:cs="Arial"/>
          <w:sz w:val="20"/>
          <w:szCs w:val="20"/>
        </w:rPr>
      </w:pPr>
      <w:r>
        <w:rPr>
          <w:rFonts w:ascii="Arial" w:hAnsi="Arial" w:cs="Arial"/>
          <w:sz w:val="20"/>
          <w:szCs w:val="20"/>
        </w:rPr>
        <w:tab/>
      </w:r>
      <w:r w:rsidRPr="005C4178">
        <w:rPr>
          <w:rFonts w:ascii="Arial" w:hAnsi="Arial" w:cs="Arial"/>
          <w:sz w:val="20"/>
          <w:szCs w:val="20"/>
        </w:rPr>
        <w:t>4.1.1</w:t>
      </w:r>
      <w:r>
        <w:rPr>
          <w:rFonts w:ascii="Arial" w:hAnsi="Arial" w:cs="Arial"/>
          <w:sz w:val="20"/>
          <w:szCs w:val="20"/>
        </w:rPr>
        <w:t xml:space="preserve"> </w:t>
      </w:r>
      <w:r w:rsidRPr="005C4178">
        <w:rPr>
          <w:rFonts w:ascii="Arial" w:hAnsi="Arial" w:cs="Arial"/>
          <w:sz w:val="20"/>
          <w:szCs w:val="20"/>
        </w:rPr>
        <w:t xml:space="preserve">New Year’s Day  </w:t>
      </w:r>
    </w:p>
    <w:p w14:paraId="7A773234" w14:textId="756A65A8" w:rsidR="005C4178" w:rsidRPr="005C4178" w:rsidRDefault="005C4178" w:rsidP="005C4178">
      <w:pPr>
        <w:pStyle w:val="NoSpacing"/>
        <w:tabs>
          <w:tab w:val="left" w:pos="1134"/>
        </w:tabs>
        <w:rPr>
          <w:rFonts w:ascii="Arial" w:hAnsi="Arial" w:cs="Arial"/>
          <w:sz w:val="20"/>
          <w:szCs w:val="20"/>
        </w:rPr>
      </w:pPr>
      <w:r>
        <w:rPr>
          <w:rFonts w:ascii="Arial" w:hAnsi="Arial" w:cs="Arial"/>
          <w:sz w:val="20"/>
          <w:szCs w:val="20"/>
        </w:rPr>
        <w:tab/>
      </w:r>
      <w:r w:rsidRPr="005C4178">
        <w:rPr>
          <w:rFonts w:ascii="Arial" w:hAnsi="Arial" w:cs="Arial"/>
          <w:sz w:val="20"/>
          <w:szCs w:val="20"/>
        </w:rPr>
        <w:t>4.2.1.1 New Year’s Eve shall be observed as a Company Holiday.</w:t>
      </w:r>
    </w:p>
    <w:p w14:paraId="49CDFC49" w14:textId="68D07EE0" w:rsidR="005C4178" w:rsidRPr="005C4178" w:rsidRDefault="005C4178" w:rsidP="005C4178">
      <w:pPr>
        <w:pStyle w:val="NoSpacing"/>
        <w:tabs>
          <w:tab w:val="left" w:pos="709"/>
        </w:tabs>
        <w:rPr>
          <w:rFonts w:ascii="Arial" w:hAnsi="Arial" w:cs="Arial"/>
          <w:sz w:val="20"/>
          <w:szCs w:val="20"/>
        </w:rPr>
      </w:pPr>
      <w:r>
        <w:rPr>
          <w:rFonts w:ascii="Arial" w:hAnsi="Arial" w:cs="Arial"/>
          <w:sz w:val="20"/>
          <w:szCs w:val="20"/>
        </w:rPr>
        <w:tab/>
      </w:r>
      <w:r w:rsidRPr="005C4178">
        <w:rPr>
          <w:rFonts w:ascii="Arial" w:hAnsi="Arial" w:cs="Arial"/>
          <w:sz w:val="20"/>
          <w:szCs w:val="20"/>
        </w:rPr>
        <w:t>4.1.2</w:t>
      </w:r>
      <w:r>
        <w:rPr>
          <w:rFonts w:ascii="Arial" w:hAnsi="Arial" w:cs="Arial"/>
          <w:sz w:val="20"/>
          <w:szCs w:val="20"/>
        </w:rPr>
        <w:t xml:space="preserve"> </w:t>
      </w:r>
      <w:r w:rsidRPr="005C4178">
        <w:rPr>
          <w:rFonts w:ascii="Arial" w:hAnsi="Arial" w:cs="Arial"/>
          <w:sz w:val="20"/>
          <w:szCs w:val="20"/>
        </w:rPr>
        <w:t xml:space="preserve">Memorial Day  </w:t>
      </w:r>
    </w:p>
    <w:p w14:paraId="7E545F0C" w14:textId="1B7E2648" w:rsidR="005C4178" w:rsidRPr="005C4178" w:rsidRDefault="005C4178" w:rsidP="005C4178">
      <w:pPr>
        <w:pStyle w:val="NoSpacing"/>
        <w:tabs>
          <w:tab w:val="left" w:pos="1134"/>
        </w:tabs>
        <w:ind w:left="709"/>
        <w:rPr>
          <w:rFonts w:ascii="Arial" w:hAnsi="Arial" w:cs="Arial"/>
          <w:sz w:val="20"/>
          <w:szCs w:val="20"/>
        </w:rPr>
      </w:pPr>
      <w:r w:rsidRPr="005C4178">
        <w:rPr>
          <w:rFonts w:ascii="Arial" w:hAnsi="Arial" w:cs="Arial"/>
          <w:sz w:val="20"/>
          <w:szCs w:val="20"/>
        </w:rPr>
        <w:t>4.1.3</w:t>
      </w:r>
      <w:r>
        <w:rPr>
          <w:rFonts w:ascii="Arial" w:hAnsi="Arial" w:cs="Arial"/>
          <w:sz w:val="20"/>
          <w:szCs w:val="20"/>
        </w:rPr>
        <w:t xml:space="preserve"> </w:t>
      </w:r>
      <w:r w:rsidRPr="005C4178">
        <w:rPr>
          <w:rFonts w:ascii="Arial" w:hAnsi="Arial" w:cs="Arial"/>
          <w:sz w:val="20"/>
          <w:szCs w:val="20"/>
        </w:rPr>
        <w:t xml:space="preserve">Fourth of July  </w:t>
      </w:r>
    </w:p>
    <w:p w14:paraId="05CF4A19" w14:textId="03A85CC2" w:rsidR="005C4178" w:rsidRPr="005C4178" w:rsidRDefault="005C4178" w:rsidP="005C4178">
      <w:pPr>
        <w:pStyle w:val="NoSpacing"/>
        <w:tabs>
          <w:tab w:val="left" w:pos="1134"/>
        </w:tabs>
        <w:ind w:left="709"/>
        <w:rPr>
          <w:rFonts w:ascii="Arial" w:hAnsi="Arial" w:cs="Arial"/>
          <w:sz w:val="20"/>
          <w:szCs w:val="20"/>
        </w:rPr>
      </w:pPr>
      <w:r w:rsidRPr="005C4178">
        <w:rPr>
          <w:rFonts w:ascii="Arial" w:hAnsi="Arial" w:cs="Arial"/>
          <w:sz w:val="20"/>
          <w:szCs w:val="20"/>
        </w:rPr>
        <w:t>4.1.4</w:t>
      </w:r>
      <w:r>
        <w:rPr>
          <w:rFonts w:ascii="Arial" w:hAnsi="Arial" w:cs="Arial"/>
          <w:sz w:val="20"/>
          <w:szCs w:val="20"/>
        </w:rPr>
        <w:t xml:space="preserve"> </w:t>
      </w:r>
      <w:r w:rsidRPr="005C4178">
        <w:rPr>
          <w:rFonts w:ascii="Arial" w:hAnsi="Arial" w:cs="Arial"/>
          <w:sz w:val="20"/>
          <w:szCs w:val="20"/>
        </w:rPr>
        <w:t xml:space="preserve">Labor Day  </w:t>
      </w:r>
    </w:p>
    <w:p w14:paraId="7C5A4292" w14:textId="7A4B1FBC" w:rsidR="005C4178" w:rsidRPr="005C4178" w:rsidRDefault="005C4178" w:rsidP="005C4178">
      <w:pPr>
        <w:pStyle w:val="NoSpacing"/>
        <w:tabs>
          <w:tab w:val="left" w:pos="1134"/>
        </w:tabs>
        <w:ind w:left="709"/>
        <w:rPr>
          <w:rFonts w:ascii="Arial" w:hAnsi="Arial" w:cs="Arial"/>
          <w:sz w:val="20"/>
          <w:szCs w:val="20"/>
        </w:rPr>
      </w:pPr>
      <w:r w:rsidRPr="005C4178">
        <w:rPr>
          <w:rFonts w:ascii="Arial" w:hAnsi="Arial" w:cs="Arial"/>
          <w:sz w:val="20"/>
          <w:szCs w:val="20"/>
        </w:rPr>
        <w:t>4.1.5</w:t>
      </w:r>
      <w:r>
        <w:rPr>
          <w:rFonts w:ascii="Arial" w:hAnsi="Arial" w:cs="Arial"/>
          <w:sz w:val="20"/>
          <w:szCs w:val="20"/>
        </w:rPr>
        <w:t xml:space="preserve"> </w:t>
      </w:r>
      <w:r w:rsidRPr="005C4178">
        <w:rPr>
          <w:rFonts w:ascii="Arial" w:hAnsi="Arial" w:cs="Arial"/>
          <w:sz w:val="20"/>
          <w:szCs w:val="20"/>
        </w:rPr>
        <w:t xml:space="preserve">Thanksgiving Day  </w:t>
      </w:r>
    </w:p>
    <w:p w14:paraId="2DB8E2A9" w14:textId="2F5EEB90" w:rsidR="005C4178" w:rsidRPr="005C4178" w:rsidRDefault="005C4178" w:rsidP="005C4178">
      <w:pPr>
        <w:pStyle w:val="NoSpacing"/>
        <w:tabs>
          <w:tab w:val="left" w:pos="1134"/>
        </w:tabs>
        <w:ind w:left="709"/>
        <w:rPr>
          <w:rFonts w:ascii="Arial" w:hAnsi="Arial" w:cs="Arial"/>
          <w:sz w:val="20"/>
          <w:szCs w:val="20"/>
        </w:rPr>
      </w:pPr>
      <w:r w:rsidRPr="005C4178">
        <w:rPr>
          <w:rFonts w:ascii="Arial" w:hAnsi="Arial" w:cs="Arial"/>
          <w:sz w:val="20"/>
          <w:szCs w:val="20"/>
        </w:rPr>
        <w:t>4.1.6</w:t>
      </w:r>
      <w:r>
        <w:rPr>
          <w:rFonts w:ascii="Arial" w:hAnsi="Arial" w:cs="Arial"/>
          <w:sz w:val="20"/>
          <w:szCs w:val="20"/>
        </w:rPr>
        <w:t xml:space="preserve"> </w:t>
      </w:r>
      <w:r w:rsidRPr="005C4178">
        <w:rPr>
          <w:rFonts w:ascii="Arial" w:hAnsi="Arial" w:cs="Arial"/>
          <w:sz w:val="20"/>
          <w:szCs w:val="20"/>
        </w:rPr>
        <w:t xml:space="preserve">Christmas Day  </w:t>
      </w:r>
    </w:p>
    <w:p w14:paraId="24582979" w14:textId="2D71C860" w:rsidR="005C4178" w:rsidRPr="005C4178" w:rsidRDefault="005C4178" w:rsidP="005C4178">
      <w:pPr>
        <w:pStyle w:val="NoSpacing"/>
        <w:ind w:left="1701" w:hanging="567"/>
        <w:rPr>
          <w:rFonts w:ascii="Arial" w:hAnsi="Arial" w:cs="Arial"/>
          <w:sz w:val="20"/>
          <w:szCs w:val="20"/>
        </w:rPr>
      </w:pPr>
      <w:r w:rsidRPr="005C4178">
        <w:rPr>
          <w:rFonts w:ascii="Arial" w:hAnsi="Arial" w:cs="Arial"/>
          <w:sz w:val="20"/>
          <w:szCs w:val="20"/>
        </w:rPr>
        <w:t xml:space="preserve">4.2.6.1 Christmas Eve shall be observed as a Company Holiday and the day </w:t>
      </w:r>
      <w:proofErr w:type="gramStart"/>
      <w:r w:rsidRPr="005C4178">
        <w:rPr>
          <w:rFonts w:ascii="Arial" w:hAnsi="Arial" w:cs="Arial"/>
          <w:sz w:val="20"/>
          <w:szCs w:val="20"/>
        </w:rPr>
        <w:t xml:space="preserve">after </w:t>
      </w:r>
      <w:r>
        <w:rPr>
          <w:rFonts w:ascii="Arial" w:hAnsi="Arial" w:cs="Arial"/>
          <w:sz w:val="20"/>
          <w:szCs w:val="20"/>
        </w:rPr>
        <w:t xml:space="preserve"> </w:t>
      </w:r>
      <w:r w:rsidRPr="005C4178">
        <w:rPr>
          <w:rFonts w:ascii="Arial" w:hAnsi="Arial" w:cs="Arial"/>
          <w:sz w:val="20"/>
          <w:szCs w:val="20"/>
        </w:rPr>
        <w:t>Christmas</w:t>
      </w:r>
      <w:proofErr w:type="gramEnd"/>
      <w:r w:rsidRPr="005C4178">
        <w:rPr>
          <w:rFonts w:ascii="Arial" w:hAnsi="Arial" w:cs="Arial"/>
          <w:sz w:val="20"/>
          <w:szCs w:val="20"/>
        </w:rPr>
        <w:t>. Virtual Assistants will resume to perform on 27th of December if date falls on a weekday.</w:t>
      </w:r>
    </w:p>
    <w:p w14:paraId="24BDC91F" w14:textId="12E81DFF" w:rsidR="00DD0C55" w:rsidRDefault="005C4178" w:rsidP="005C4178">
      <w:pPr>
        <w:pStyle w:val="NoSpacing"/>
        <w:tabs>
          <w:tab w:val="left" w:pos="709"/>
        </w:tabs>
        <w:ind w:left="426" w:firstLine="283"/>
        <w:rPr>
          <w:rFonts w:ascii="Arial" w:hAnsi="Arial" w:cs="Arial"/>
          <w:sz w:val="20"/>
          <w:szCs w:val="20"/>
        </w:rPr>
      </w:pPr>
      <w:r>
        <w:rPr>
          <w:rFonts w:ascii="Arial" w:hAnsi="Arial" w:cs="Arial"/>
          <w:sz w:val="20"/>
          <w:szCs w:val="20"/>
        </w:rPr>
        <w:tab/>
      </w:r>
      <w:r w:rsidRPr="005C4178">
        <w:rPr>
          <w:rFonts w:ascii="Arial" w:hAnsi="Arial" w:cs="Arial"/>
          <w:sz w:val="20"/>
          <w:szCs w:val="20"/>
        </w:rPr>
        <w:t>All Philippine Holiday will be covered by the PTO should the Virtual Assistant file their leave on those date.</w:t>
      </w:r>
    </w:p>
    <w:p w14:paraId="4B8F1B37" w14:textId="4B7940C2" w:rsidR="00CC4FDD" w:rsidRPr="00E617E4" w:rsidRDefault="00454CD4" w:rsidP="00E617E4">
      <w:pPr>
        <w:pStyle w:val="Heading2"/>
        <w:rPr>
          <w:rFonts w:ascii="Arial" w:hAnsi="Arial" w:cs="Arial"/>
          <w:color w:val="auto"/>
          <w:sz w:val="20"/>
          <w:szCs w:val="20"/>
        </w:rPr>
      </w:pPr>
      <w:bookmarkStart w:id="42" w:name="_Toc116382451"/>
      <w:r w:rsidRPr="00E617E4">
        <w:rPr>
          <w:rFonts w:ascii="Arial" w:hAnsi="Arial" w:cs="Arial"/>
          <w:color w:val="auto"/>
          <w:sz w:val="20"/>
          <w:szCs w:val="20"/>
        </w:rPr>
        <w:lastRenderedPageBreak/>
        <w:t>4.</w:t>
      </w:r>
      <w:r w:rsidR="004C0192" w:rsidRPr="00E617E4">
        <w:rPr>
          <w:rFonts w:ascii="Arial" w:hAnsi="Arial" w:cs="Arial"/>
          <w:color w:val="auto"/>
          <w:sz w:val="20"/>
          <w:szCs w:val="20"/>
        </w:rPr>
        <w:t>4</w:t>
      </w:r>
      <w:r w:rsidRPr="00E617E4">
        <w:rPr>
          <w:rFonts w:ascii="Arial" w:hAnsi="Arial" w:cs="Arial"/>
          <w:color w:val="auto"/>
          <w:sz w:val="20"/>
          <w:szCs w:val="20"/>
        </w:rPr>
        <w:t xml:space="preserve"> Crisis Management Policy</w:t>
      </w:r>
      <w:bookmarkEnd w:id="42"/>
    </w:p>
    <w:p w14:paraId="7FE55885" w14:textId="77777777" w:rsidR="004C0192" w:rsidRPr="004C0192" w:rsidRDefault="004C0192" w:rsidP="004C0192">
      <w:pPr>
        <w:pStyle w:val="NoSpacing"/>
      </w:pPr>
    </w:p>
    <w:p w14:paraId="6434C18C" w14:textId="4C13F967" w:rsidR="00454CD4" w:rsidRDefault="00454CD4" w:rsidP="00454CD4">
      <w:pPr>
        <w:pStyle w:val="NoSpacing"/>
        <w:ind w:firstLine="720"/>
        <w:rPr>
          <w:rFonts w:ascii="Arial" w:hAnsi="Arial" w:cs="Arial"/>
          <w:sz w:val="20"/>
          <w:szCs w:val="20"/>
        </w:rPr>
      </w:pPr>
      <w:r w:rsidRPr="00454CD4">
        <w:rPr>
          <w:rFonts w:ascii="Arial" w:hAnsi="Arial" w:cs="Arial"/>
          <w:sz w:val="20"/>
          <w:szCs w:val="20"/>
        </w:rPr>
        <w:t>Crisis Management during natural disasters such as typhoons, earthquakes, and flash floods.</w:t>
      </w:r>
    </w:p>
    <w:p w14:paraId="3553B7E4" w14:textId="77777777" w:rsidR="00CC4FDD" w:rsidRPr="00454CD4" w:rsidRDefault="00CC4FDD" w:rsidP="00454CD4">
      <w:pPr>
        <w:pStyle w:val="NoSpacing"/>
        <w:ind w:firstLine="720"/>
        <w:rPr>
          <w:rFonts w:ascii="Arial" w:hAnsi="Arial" w:cs="Arial"/>
          <w:sz w:val="20"/>
          <w:szCs w:val="20"/>
        </w:rPr>
      </w:pPr>
    </w:p>
    <w:p w14:paraId="1B566BC1" w14:textId="24623A42" w:rsidR="00454CD4" w:rsidRPr="00454CD4" w:rsidRDefault="00454CD4" w:rsidP="00454CD4">
      <w:pPr>
        <w:pStyle w:val="NoSpacing"/>
        <w:ind w:left="1276" w:hanging="567"/>
        <w:rPr>
          <w:rFonts w:ascii="Arial" w:hAnsi="Arial" w:cs="Arial"/>
          <w:sz w:val="20"/>
          <w:szCs w:val="20"/>
        </w:rPr>
      </w:pPr>
      <w:proofErr w:type="gramStart"/>
      <w:r w:rsidRPr="00454CD4">
        <w:rPr>
          <w:rFonts w:ascii="Arial" w:hAnsi="Arial" w:cs="Arial"/>
          <w:sz w:val="20"/>
          <w:szCs w:val="20"/>
        </w:rPr>
        <w:t>4.</w:t>
      </w:r>
      <w:r w:rsidR="004C0192">
        <w:rPr>
          <w:rFonts w:ascii="Arial" w:hAnsi="Arial" w:cs="Arial"/>
          <w:sz w:val="20"/>
          <w:szCs w:val="20"/>
        </w:rPr>
        <w:t>4</w:t>
      </w:r>
      <w:r w:rsidRPr="00454CD4">
        <w:rPr>
          <w:rFonts w:ascii="Arial" w:hAnsi="Arial" w:cs="Arial"/>
          <w:sz w:val="20"/>
          <w:szCs w:val="20"/>
        </w:rPr>
        <w:t xml:space="preserve">.1 </w:t>
      </w:r>
      <w:r>
        <w:rPr>
          <w:rFonts w:ascii="Arial" w:hAnsi="Arial" w:cs="Arial"/>
          <w:sz w:val="20"/>
          <w:szCs w:val="20"/>
        </w:rPr>
        <w:t xml:space="preserve"> </w:t>
      </w:r>
      <w:r w:rsidRPr="00454CD4">
        <w:rPr>
          <w:rFonts w:ascii="Arial" w:hAnsi="Arial" w:cs="Arial"/>
          <w:sz w:val="20"/>
          <w:szCs w:val="20"/>
        </w:rPr>
        <w:t>The</w:t>
      </w:r>
      <w:proofErr w:type="gramEnd"/>
      <w:r w:rsidRPr="00454CD4">
        <w:rPr>
          <w:rFonts w:ascii="Arial" w:hAnsi="Arial" w:cs="Arial"/>
          <w:sz w:val="20"/>
          <w:szCs w:val="20"/>
        </w:rPr>
        <w:t xml:space="preserve"> Company will financially support the Management Team and key personnel during this disaster.</w:t>
      </w:r>
      <w:r w:rsidRPr="00454CD4">
        <w:rPr>
          <w:rFonts w:ascii="Arial" w:hAnsi="Arial" w:cs="Arial"/>
          <w:sz w:val="20"/>
          <w:szCs w:val="20"/>
        </w:rPr>
        <w:tab/>
      </w:r>
    </w:p>
    <w:p w14:paraId="5D708063" w14:textId="2BF3132E" w:rsidR="00454CD4" w:rsidRPr="00454CD4" w:rsidRDefault="00454CD4" w:rsidP="00454CD4">
      <w:pPr>
        <w:pStyle w:val="NoSpacing"/>
        <w:ind w:left="1276"/>
        <w:rPr>
          <w:rFonts w:ascii="Arial" w:hAnsi="Arial" w:cs="Arial"/>
          <w:sz w:val="20"/>
          <w:szCs w:val="20"/>
        </w:rPr>
      </w:pPr>
      <w:r w:rsidRPr="00454CD4">
        <w:rPr>
          <w:rFonts w:ascii="Arial" w:hAnsi="Arial" w:cs="Arial"/>
          <w:sz w:val="20"/>
          <w:szCs w:val="20"/>
        </w:rPr>
        <w:t>4.</w:t>
      </w:r>
      <w:r w:rsidR="004C0192">
        <w:rPr>
          <w:rFonts w:ascii="Arial" w:hAnsi="Arial" w:cs="Arial"/>
          <w:sz w:val="20"/>
          <w:szCs w:val="20"/>
        </w:rPr>
        <w:t>4</w:t>
      </w:r>
      <w:r w:rsidRPr="00454CD4">
        <w:rPr>
          <w:rFonts w:ascii="Arial" w:hAnsi="Arial" w:cs="Arial"/>
          <w:sz w:val="20"/>
          <w:szCs w:val="20"/>
        </w:rPr>
        <w:t>.1.1</w:t>
      </w:r>
      <w:r>
        <w:rPr>
          <w:rFonts w:ascii="Arial" w:hAnsi="Arial" w:cs="Arial"/>
          <w:sz w:val="20"/>
          <w:szCs w:val="20"/>
        </w:rPr>
        <w:t xml:space="preserve"> </w:t>
      </w:r>
      <w:r w:rsidRPr="00454CD4">
        <w:rPr>
          <w:rFonts w:ascii="Arial" w:hAnsi="Arial" w:cs="Arial"/>
          <w:sz w:val="20"/>
          <w:szCs w:val="20"/>
        </w:rPr>
        <w:t>A per region assignment for a relocation area intended for the Management Team and their immediate family.</w:t>
      </w:r>
    </w:p>
    <w:p w14:paraId="4621B7F2" w14:textId="77777777" w:rsidR="00D64DAB" w:rsidRDefault="00454CD4" w:rsidP="00D64DAB">
      <w:pPr>
        <w:pStyle w:val="NoSpacing"/>
        <w:ind w:left="1276"/>
        <w:rPr>
          <w:rFonts w:ascii="Arial" w:hAnsi="Arial" w:cs="Arial"/>
          <w:sz w:val="20"/>
          <w:szCs w:val="20"/>
        </w:rPr>
      </w:pPr>
      <w:r w:rsidRPr="00454CD4">
        <w:rPr>
          <w:rFonts w:ascii="Arial" w:hAnsi="Arial" w:cs="Arial"/>
          <w:sz w:val="20"/>
          <w:szCs w:val="20"/>
        </w:rPr>
        <w:t>4.</w:t>
      </w:r>
      <w:r w:rsidR="004C0192">
        <w:rPr>
          <w:rFonts w:ascii="Arial" w:hAnsi="Arial" w:cs="Arial"/>
          <w:sz w:val="20"/>
          <w:szCs w:val="20"/>
        </w:rPr>
        <w:t>4</w:t>
      </w:r>
      <w:r w:rsidRPr="00454CD4">
        <w:rPr>
          <w:rFonts w:ascii="Arial" w:hAnsi="Arial" w:cs="Arial"/>
          <w:sz w:val="20"/>
          <w:szCs w:val="20"/>
        </w:rPr>
        <w:t>.1.2</w:t>
      </w:r>
      <w:r>
        <w:rPr>
          <w:rFonts w:ascii="Arial" w:hAnsi="Arial" w:cs="Arial"/>
          <w:sz w:val="20"/>
          <w:szCs w:val="20"/>
        </w:rPr>
        <w:t xml:space="preserve"> </w:t>
      </w:r>
      <w:r w:rsidRPr="00454CD4">
        <w:rPr>
          <w:rFonts w:ascii="Arial" w:hAnsi="Arial" w:cs="Arial"/>
          <w:sz w:val="20"/>
          <w:szCs w:val="20"/>
        </w:rPr>
        <w:t>A hotel budget and per diem will be allocated to the affected victims.</w:t>
      </w:r>
    </w:p>
    <w:p w14:paraId="4205CB41" w14:textId="77777777" w:rsidR="00D64DAB" w:rsidRDefault="00D64DAB" w:rsidP="00D64DAB">
      <w:pPr>
        <w:pStyle w:val="NoSpacing"/>
        <w:ind w:left="1276"/>
        <w:rPr>
          <w:rFonts w:ascii="Arial" w:hAnsi="Arial" w:cs="Arial"/>
          <w:sz w:val="20"/>
          <w:szCs w:val="20"/>
        </w:rPr>
      </w:pPr>
    </w:p>
    <w:p w14:paraId="3B41D67C" w14:textId="2033FAC6" w:rsidR="00D64DAB" w:rsidRDefault="00D64DAB" w:rsidP="00E617E4">
      <w:pPr>
        <w:pStyle w:val="Heading2"/>
        <w:rPr>
          <w:rFonts w:ascii="Arial" w:hAnsi="Arial" w:cs="Arial"/>
          <w:color w:val="000000" w:themeColor="text1"/>
          <w:sz w:val="22"/>
          <w:szCs w:val="22"/>
        </w:rPr>
      </w:pPr>
      <w:r w:rsidRPr="00D64DAB">
        <w:rPr>
          <w:rFonts w:ascii="Arial" w:hAnsi="Arial" w:cs="Arial"/>
          <w:color w:val="000000" w:themeColor="text1"/>
          <w:sz w:val="22"/>
          <w:szCs w:val="22"/>
        </w:rPr>
        <w:t>4.5 Records Management Policy</w:t>
      </w:r>
      <w:bookmarkStart w:id="43" w:name="_Toc116382428"/>
    </w:p>
    <w:p w14:paraId="05284E7B" w14:textId="77777777" w:rsidR="00E617E4" w:rsidRPr="003326CF" w:rsidRDefault="00E617E4" w:rsidP="00E617E4">
      <w:pPr>
        <w:pStyle w:val="NoSpacing"/>
        <w:rPr>
          <w:rFonts w:ascii="Arial" w:hAnsi="Arial" w:cs="Arial"/>
          <w:sz w:val="20"/>
          <w:szCs w:val="20"/>
        </w:rPr>
      </w:pPr>
    </w:p>
    <w:p w14:paraId="67CE179B" w14:textId="77777777" w:rsidR="00D64DAB" w:rsidRPr="00E617E4" w:rsidRDefault="00D64DAB" w:rsidP="00E617E4">
      <w:pPr>
        <w:pStyle w:val="NoSpacing"/>
        <w:ind w:left="1276" w:hanging="567"/>
        <w:rPr>
          <w:rFonts w:ascii="Arial" w:hAnsi="Arial" w:cs="Arial"/>
          <w:sz w:val="20"/>
          <w:szCs w:val="20"/>
        </w:rPr>
      </w:pPr>
      <w:r w:rsidRPr="003326CF">
        <w:rPr>
          <w:rFonts w:ascii="Arial" w:hAnsi="Arial" w:cs="Arial"/>
          <w:sz w:val="20"/>
          <w:szCs w:val="20"/>
        </w:rPr>
        <w:t>4.5.1</w:t>
      </w:r>
      <w:r w:rsidRPr="00E617E4">
        <w:rPr>
          <w:rFonts w:ascii="Arial" w:hAnsi="Arial" w:cs="Arial"/>
        </w:rPr>
        <w:t>.</w:t>
      </w:r>
      <w:r w:rsidRPr="00E617E4">
        <w:t xml:space="preserve">  </w:t>
      </w:r>
      <w:r w:rsidRPr="00E617E4">
        <w:rPr>
          <w:rFonts w:ascii="Arial" w:hAnsi="Arial" w:cs="Arial"/>
          <w:sz w:val="20"/>
          <w:szCs w:val="20"/>
        </w:rPr>
        <w:t xml:space="preserve">All records are stored to the ETRR System and </w:t>
      </w:r>
      <w:proofErr w:type="spellStart"/>
      <w:r w:rsidRPr="00E617E4">
        <w:rPr>
          <w:rFonts w:ascii="Arial" w:hAnsi="Arial" w:cs="Arial"/>
          <w:sz w:val="20"/>
          <w:szCs w:val="20"/>
        </w:rPr>
        <w:t>InterlinkIQ</w:t>
      </w:r>
      <w:proofErr w:type="spellEnd"/>
      <w:r w:rsidRPr="00E617E4">
        <w:rPr>
          <w:rFonts w:ascii="Arial" w:hAnsi="Arial" w:cs="Arial"/>
          <w:sz w:val="20"/>
          <w:szCs w:val="20"/>
        </w:rPr>
        <w:t xml:space="preserve"> System.</w:t>
      </w:r>
    </w:p>
    <w:p w14:paraId="686C76DD" w14:textId="77777777" w:rsidR="00D64DAB" w:rsidRPr="00E617E4" w:rsidRDefault="00D64DAB" w:rsidP="00E617E4">
      <w:pPr>
        <w:pStyle w:val="NoSpacing"/>
        <w:ind w:left="2127" w:hanging="851"/>
        <w:rPr>
          <w:rFonts w:ascii="Arial" w:hAnsi="Arial" w:cs="Arial"/>
          <w:sz w:val="20"/>
          <w:szCs w:val="20"/>
        </w:rPr>
      </w:pPr>
      <w:r w:rsidRPr="00E617E4">
        <w:rPr>
          <w:rFonts w:ascii="Arial" w:hAnsi="Arial" w:cs="Arial"/>
          <w:sz w:val="20"/>
          <w:szCs w:val="20"/>
        </w:rPr>
        <w:t xml:space="preserve">4.5.1.1.   Personnel Records such as Resume, Third-party certificates, Valid ID, Agreement, Job Descriptions, etc. are uploaded to the “Employee Files”. </w:t>
      </w:r>
    </w:p>
    <w:p w14:paraId="2418E928" w14:textId="77777777" w:rsidR="00D64DAB" w:rsidRPr="00E617E4" w:rsidRDefault="00D64DAB" w:rsidP="00E617E4">
      <w:pPr>
        <w:pStyle w:val="NoSpacing"/>
        <w:ind w:left="2977" w:hanging="850"/>
        <w:rPr>
          <w:rFonts w:ascii="Arial" w:hAnsi="Arial" w:cs="Arial"/>
          <w:sz w:val="20"/>
          <w:szCs w:val="20"/>
        </w:rPr>
      </w:pPr>
      <w:r w:rsidRPr="00E617E4">
        <w:rPr>
          <w:rFonts w:ascii="Arial" w:hAnsi="Arial" w:cs="Arial"/>
          <w:sz w:val="20"/>
          <w:szCs w:val="20"/>
        </w:rPr>
        <w:t>4.5.1.1.1.  Records are rename using the standard file name “Title of the Record-Name of the VA-YYYYMMDD”, with the date of the record.</w:t>
      </w:r>
    </w:p>
    <w:p w14:paraId="6AB57A72" w14:textId="77777777" w:rsidR="00D64DAB" w:rsidRPr="00E617E4" w:rsidRDefault="00D64DAB" w:rsidP="00E617E4">
      <w:pPr>
        <w:pStyle w:val="NoSpacing"/>
        <w:ind w:left="2127" w:hanging="851"/>
        <w:rPr>
          <w:rFonts w:ascii="Arial" w:hAnsi="Arial" w:cs="Arial"/>
          <w:sz w:val="20"/>
          <w:szCs w:val="20"/>
        </w:rPr>
      </w:pPr>
      <w:r w:rsidRPr="00E617E4">
        <w:rPr>
          <w:rFonts w:ascii="Arial" w:hAnsi="Arial" w:cs="Arial"/>
          <w:sz w:val="20"/>
          <w:szCs w:val="20"/>
        </w:rPr>
        <w:t>4.5.1.2.   Internal Records such as Notice to Explain, and Notice of Termination are kept confidential and managed by the Human Resource personnel.</w:t>
      </w:r>
    </w:p>
    <w:p w14:paraId="4F275C3A" w14:textId="77777777" w:rsidR="00D64DAB" w:rsidRPr="00E617E4" w:rsidRDefault="00D64DAB" w:rsidP="00E617E4">
      <w:pPr>
        <w:pStyle w:val="NoSpacing"/>
        <w:ind w:left="3119" w:hanging="992"/>
        <w:rPr>
          <w:rFonts w:ascii="Arial" w:hAnsi="Arial" w:cs="Arial"/>
          <w:sz w:val="20"/>
          <w:szCs w:val="20"/>
        </w:rPr>
      </w:pPr>
      <w:r w:rsidRPr="00E617E4">
        <w:rPr>
          <w:rFonts w:ascii="Arial" w:hAnsi="Arial" w:cs="Arial"/>
          <w:sz w:val="20"/>
          <w:szCs w:val="20"/>
        </w:rPr>
        <w:t>4.5.1.2.1.   Additional Personal Records such as Bank Details are managed by the accounting personnel.</w:t>
      </w:r>
    </w:p>
    <w:p w14:paraId="3409FDBB" w14:textId="77777777" w:rsidR="00D64DAB" w:rsidRPr="00E617E4" w:rsidRDefault="00D64DAB" w:rsidP="00E617E4">
      <w:pPr>
        <w:pStyle w:val="NoSpacing"/>
        <w:tabs>
          <w:tab w:val="left" w:pos="2127"/>
        </w:tabs>
        <w:ind w:left="2127" w:hanging="851"/>
        <w:rPr>
          <w:rFonts w:ascii="Arial" w:hAnsi="Arial" w:cs="Arial"/>
          <w:sz w:val="20"/>
          <w:szCs w:val="20"/>
        </w:rPr>
      </w:pPr>
      <w:r w:rsidRPr="00E617E4">
        <w:rPr>
          <w:rFonts w:ascii="Arial" w:hAnsi="Arial" w:cs="Arial"/>
          <w:sz w:val="20"/>
          <w:szCs w:val="20"/>
        </w:rPr>
        <w:t>4.5.1.3. Training Records such as Certificates from LMS Academy, Training Records from a required regulatory and certification body standards are stored to the “Training Records”.</w:t>
      </w:r>
    </w:p>
    <w:p w14:paraId="7E57AE8B" w14:textId="77777777" w:rsidR="00D64DAB" w:rsidRPr="00E617E4" w:rsidRDefault="00D64DAB" w:rsidP="00E617E4">
      <w:pPr>
        <w:pStyle w:val="NoSpacing"/>
        <w:ind w:left="2127" w:hanging="851"/>
        <w:rPr>
          <w:rFonts w:ascii="Arial" w:hAnsi="Arial" w:cs="Arial"/>
          <w:sz w:val="20"/>
          <w:szCs w:val="20"/>
        </w:rPr>
      </w:pPr>
      <w:r w:rsidRPr="00E617E4">
        <w:rPr>
          <w:rFonts w:ascii="Arial" w:hAnsi="Arial" w:cs="Arial"/>
          <w:sz w:val="20"/>
          <w:szCs w:val="20"/>
        </w:rPr>
        <w:t xml:space="preserve">4.5.1.4.   Reuploading of Records such as VA Agreement and Job Descriptions are required upon change of level or promotion of the VA.  </w:t>
      </w:r>
    </w:p>
    <w:p w14:paraId="04D012DF" w14:textId="77777777" w:rsidR="00D64DAB" w:rsidRPr="00E617E4" w:rsidRDefault="00D64DAB" w:rsidP="00E617E4">
      <w:pPr>
        <w:pStyle w:val="NoSpacing"/>
        <w:ind w:left="1276"/>
        <w:rPr>
          <w:rFonts w:ascii="Arial" w:hAnsi="Arial" w:cs="Arial"/>
          <w:color w:val="000000"/>
          <w:sz w:val="20"/>
          <w:szCs w:val="20"/>
          <w:shd w:val="clear" w:color="auto" w:fill="FFFFFF"/>
        </w:rPr>
      </w:pPr>
      <w:r w:rsidRPr="00E617E4">
        <w:rPr>
          <w:rFonts w:ascii="Arial" w:hAnsi="Arial" w:cs="Arial"/>
          <w:sz w:val="20"/>
          <w:szCs w:val="20"/>
        </w:rPr>
        <w:t xml:space="preserve">4.5.1.5.    </w:t>
      </w:r>
      <w:r w:rsidRPr="00E617E4">
        <w:rPr>
          <w:rFonts w:ascii="Arial" w:hAnsi="Arial" w:cs="Arial"/>
          <w:color w:val="000000"/>
          <w:sz w:val="20"/>
          <w:szCs w:val="20"/>
          <w:shd w:val="clear" w:color="auto" w:fill="FFFFFF"/>
        </w:rPr>
        <w:t xml:space="preserve">Frequency </w:t>
      </w:r>
    </w:p>
    <w:p w14:paraId="3D70989A" w14:textId="77777777" w:rsidR="00D64DAB" w:rsidRPr="00E617E4" w:rsidRDefault="00D64DAB" w:rsidP="00E617E4">
      <w:pPr>
        <w:pStyle w:val="NoSpacing"/>
        <w:ind w:left="2127"/>
        <w:rPr>
          <w:rFonts w:ascii="Arial" w:hAnsi="Arial" w:cs="Arial"/>
          <w:color w:val="000000"/>
          <w:sz w:val="20"/>
          <w:szCs w:val="20"/>
          <w:shd w:val="clear" w:color="auto" w:fill="FFFFFF"/>
        </w:rPr>
      </w:pPr>
      <w:r w:rsidRPr="00E617E4">
        <w:rPr>
          <w:rFonts w:ascii="Arial" w:hAnsi="Arial" w:cs="Arial"/>
          <w:color w:val="000000"/>
          <w:sz w:val="20"/>
          <w:szCs w:val="20"/>
          <w:shd w:val="clear" w:color="auto" w:fill="FFFFFF"/>
        </w:rPr>
        <w:t xml:space="preserve">4.5.1.5.1.  Every Onboarding </w:t>
      </w:r>
    </w:p>
    <w:p w14:paraId="239B3080" w14:textId="77777777" w:rsidR="00D64DAB" w:rsidRPr="00E617E4" w:rsidRDefault="00D64DAB" w:rsidP="00E617E4">
      <w:pPr>
        <w:pStyle w:val="NoSpacing"/>
        <w:ind w:left="2127"/>
        <w:rPr>
          <w:rFonts w:ascii="Arial" w:hAnsi="Arial" w:cs="Arial"/>
          <w:sz w:val="20"/>
          <w:szCs w:val="20"/>
          <w:shd w:val="clear" w:color="auto" w:fill="FFFFFF"/>
        </w:rPr>
      </w:pPr>
      <w:r w:rsidRPr="00E617E4">
        <w:rPr>
          <w:rFonts w:ascii="Arial" w:hAnsi="Arial" w:cs="Arial"/>
          <w:sz w:val="20"/>
          <w:szCs w:val="20"/>
          <w:shd w:val="clear" w:color="auto" w:fill="FFFFFF"/>
        </w:rPr>
        <w:t>4.5.1.5.2.  When there are changes occur</w:t>
      </w:r>
    </w:p>
    <w:p w14:paraId="13A06F33" w14:textId="77777777" w:rsidR="00D64DAB" w:rsidRPr="00E617E4" w:rsidRDefault="00D64DAB" w:rsidP="00E617E4">
      <w:pPr>
        <w:pStyle w:val="NoSpacing"/>
        <w:ind w:left="2127"/>
        <w:rPr>
          <w:rFonts w:ascii="Arial" w:hAnsi="Arial" w:cs="Arial"/>
          <w:sz w:val="20"/>
          <w:szCs w:val="20"/>
          <w:shd w:val="clear" w:color="auto" w:fill="FFFFFF"/>
        </w:rPr>
      </w:pPr>
      <w:r w:rsidRPr="00E617E4">
        <w:rPr>
          <w:rFonts w:ascii="Arial" w:hAnsi="Arial" w:cs="Arial"/>
          <w:sz w:val="20"/>
          <w:szCs w:val="20"/>
          <w:shd w:val="clear" w:color="auto" w:fill="FFFFFF"/>
        </w:rPr>
        <w:t>4.5.1.5.3.  Re-Training</w:t>
      </w:r>
    </w:p>
    <w:p w14:paraId="0CD6C30F" w14:textId="77777777" w:rsidR="00D64DAB" w:rsidRPr="00E617E4" w:rsidRDefault="00D64DAB" w:rsidP="00E617E4">
      <w:pPr>
        <w:pStyle w:val="NoSpacing"/>
        <w:ind w:left="2127"/>
        <w:rPr>
          <w:rFonts w:ascii="Arial" w:hAnsi="Arial" w:cs="Arial"/>
          <w:sz w:val="20"/>
          <w:szCs w:val="20"/>
          <w:shd w:val="clear" w:color="auto" w:fill="FFFFFF"/>
        </w:rPr>
      </w:pPr>
      <w:r w:rsidRPr="00E617E4">
        <w:rPr>
          <w:rFonts w:ascii="Arial" w:hAnsi="Arial" w:cs="Arial"/>
          <w:sz w:val="20"/>
          <w:szCs w:val="20"/>
          <w:shd w:val="clear" w:color="auto" w:fill="FFFFFF"/>
        </w:rPr>
        <w:t xml:space="preserve">4.5.1.5.4.  Annually (Refresher Training) </w:t>
      </w:r>
    </w:p>
    <w:p w14:paraId="2605CD86" w14:textId="77777777" w:rsidR="00D64DAB" w:rsidRPr="003326CF" w:rsidRDefault="00D64DAB" w:rsidP="003326CF">
      <w:pPr>
        <w:pStyle w:val="NoSpacing"/>
        <w:ind w:left="709"/>
        <w:rPr>
          <w:rFonts w:ascii="Arial" w:hAnsi="Arial" w:cs="Arial"/>
          <w:sz w:val="20"/>
          <w:szCs w:val="20"/>
        </w:rPr>
      </w:pPr>
      <w:r w:rsidRPr="003326CF">
        <w:rPr>
          <w:rFonts w:ascii="Arial" w:hAnsi="Arial" w:cs="Arial"/>
          <w:sz w:val="20"/>
          <w:szCs w:val="20"/>
        </w:rPr>
        <w:t>4.5.2.  Collecting Training Records Procedure from Accounts.</w:t>
      </w:r>
    </w:p>
    <w:p w14:paraId="47AA5490" w14:textId="77777777" w:rsidR="00D64DAB" w:rsidRPr="003326CF" w:rsidRDefault="00D64DAB" w:rsidP="003326CF">
      <w:pPr>
        <w:pStyle w:val="NoSpacing"/>
        <w:ind w:left="2268" w:hanging="850"/>
        <w:rPr>
          <w:rFonts w:ascii="Arial" w:hAnsi="Arial" w:cs="Arial"/>
          <w:sz w:val="20"/>
          <w:szCs w:val="20"/>
        </w:rPr>
      </w:pPr>
      <w:r w:rsidRPr="003326CF">
        <w:rPr>
          <w:rFonts w:ascii="Arial" w:hAnsi="Arial" w:cs="Arial"/>
          <w:sz w:val="20"/>
          <w:szCs w:val="20"/>
        </w:rPr>
        <w:t>4.5.2.1.   After 20 - 30 business days from sending the Lesson Bundle to the Client, start sending requests for training records.</w:t>
      </w:r>
    </w:p>
    <w:p w14:paraId="6C7AEBB5" w14:textId="77777777" w:rsidR="00D64DAB" w:rsidRPr="003326CF" w:rsidRDefault="00D64DAB" w:rsidP="003326CF">
      <w:pPr>
        <w:pStyle w:val="NoSpacing"/>
        <w:ind w:left="2410" w:hanging="992"/>
        <w:rPr>
          <w:rFonts w:ascii="Arial" w:hAnsi="Arial" w:cs="Arial"/>
          <w:sz w:val="20"/>
          <w:szCs w:val="20"/>
        </w:rPr>
      </w:pPr>
      <w:r w:rsidRPr="003326CF">
        <w:rPr>
          <w:rFonts w:ascii="Arial" w:hAnsi="Arial" w:cs="Arial"/>
          <w:sz w:val="20"/>
          <w:szCs w:val="20"/>
        </w:rPr>
        <w:t xml:space="preserve">4.5.2.2.   Send a follow up request for record number 1. </w:t>
      </w:r>
    </w:p>
    <w:p w14:paraId="42B15EF6" w14:textId="5EC12A39" w:rsidR="00D64DAB" w:rsidRPr="003326CF" w:rsidRDefault="00D64DAB" w:rsidP="003326CF">
      <w:pPr>
        <w:pStyle w:val="NoSpacing"/>
        <w:ind w:left="2977" w:hanging="850"/>
        <w:rPr>
          <w:rFonts w:ascii="Arial" w:hAnsi="Arial" w:cs="Arial"/>
          <w:sz w:val="20"/>
          <w:szCs w:val="20"/>
        </w:rPr>
      </w:pPr>
      <w:r w:rsidRPr="003326CF">
        <w:rPr>
          <w:rFonts w:ascii="Arial" w:hAnsi="Arial" w:cs="Arial"/>
          <w:sz w:val="20"/>
          <w:szCs w:val="20"/>
        </w:rPr>
        <w:t>4.5.2.2.1. Send a follow up request number 2 after 10 days with no response from the request number 1.</w:t>
      </w:r>
    </w:p>
    <w:p w14:paraId="2994E5E6" w14:textId="439FA211" w:rsidR="00D64DAB" w:rsidRPr="003326CF" w:rsidRDefault="00D64DAB" w:rsidP="003326CF">
      <w:pPr>
        <w:pStyle w:val="NoSpacing"/>
        <w:ind w:left="2977" w:hanging="850"/>
        <w:rPr>
          <w:rFonts w:ascii="Arial" w:hAnsi="Arial" w:cs="Arial"/>
          <w:sz w:val="20"/>
          <w:szCs w:val="20"/>
        </w:rPr>
      </w:pPr>
      <w:r w:rsidRPr="003326CF">
        <w:rPr>
          <w:rFonts w:ascii="Arial" w:hAnsi="Arial" w:cs="Arial"/>
          <w:sz w:val="20"/>
          <w:szCs w:val="20"/>
        </w:rPr>
        <w:t xml:space="preserve">4.5.2.2.2. If there is no reply on 2 Follow-up emails, coordinate with the Account    Coordinator to include it on the agenda for client meetings. </w:t>
      </w:r>
    </w:p>
    <w:p w14:paraId="50447CEC" w14:textId="19B16BDC" w:rsidR="00D64DAB" w:rsidRPr="003326CF" w:rsidRDefault="00D64DAB" w:rsidP="003326CF">
      <w:pPr>
        <w:pStyle w:val="NoSpacing"/>
        <w:ind w:left="2410" w:hanging="992"/>
        <w:rPr>
          <w:rFonts w:ascii="Arial" w:hAnsi="Arial" w:cs="Arial"/>
          <w:sz w:val="20"/>
          <w:szCs w:val="20"/>
        </w:rPr>
      </w:pPr>
      <w:r w:rsidRPr="003326CF">
        <w:rPr>
          <w:rFonts w:ascii="Arial" w:hAnsi="Arial" w:cs="Arial"/>
          <w:sz w:val="20"/>
          <w:szCs w:val="20"/>
        </w:rPr>
        <w:t xml:space="preserve">4.5.2.3.   Once records are received - review the records prior to uploading </w:t>
      </w:r>
    </w:p>
    <w:p w14:paraId="6E7957CD" w14:textId="22091744" w:rsidR="00D64DAB" w:rsidRPr="003326CF" w:rsidRDefault="00D64DAB" w:rsidP="003326CF">
      <w:pPr>
        <w:pStyle w:val="NoSpacing"/>
        <w:ind w:left="2410" w:hanging="992"/>
        <w:rPr>
          <w:rFonts w:ascii="Arial" w:hAnsi="Arial" w:cs="Arial"/>
          <w:sz w:val="20"/>
          <w:szCs w:val="20"/>
        </w:rPr>
      </w:pPr>
      <w:r w:rsidRPr="003326CF">
        <w:rPr>
          <w:rFonts w:ascii="Arial" w:hAnsi="Arial" w:cs="Arial"/>
          <w:sz w:val="20"/>
          <w:szCs w:val="20"/>
        </w:rPr>
        <w:t xml:space="preserve">4.5.2.4.   Once uploaded, send an email reply with the records table and ETRR Link  </w:t>
      </w:r>
    </w:p>
    <w:p w14:paraId="402A4D28" w14:textId="717E97F9" w:rsidR="00D64DAB" w:rsidRPr="003326CF" w:rsidRDefault="00D64DAB" w:rsidP="003326CF">
      <w:pPr>
        <w:pStyle w:val="NoSpacing"/>
        <w:ind w:left="2410" w:hanging="1701"/>
        <w:rPr>
          <w:rFonts w:ascii="Arial" w:hAnsi="Arial" w:cs="Arial"/>
          <w:sz w:val="20"/>
          <w:szCs w:val="20"/>
        </w:rPr>
      </w:pPr>
      <w:r w:rsidRPr="003326CF">
        <w:rPr>
          <w:rFonts w:ascii="Arial" w:hAnsi="Arial" w:cs="Arial"/>
          <w:sz w:val="20"/>
          <w:szCs w:val="20"/>
        </w:rPr>
        <w:t>4.5.3.  Uploading of Records Procedure</w:t>
      </w:r>
    </w:p>
    <w:p w14:paraId="31DED0C6" w14:textId="1E5171D0" w:rsidR="00D64DAB" w:rsidRPr="003326CF" w:rsidRDefault="00D64DAB" w:rsidP="003326CF">
      <w:pPr>
        <w:pStyle w:val="NoSpacing"/>
        <w:ind w:left="2410" w:hanging="992"/>
        <w:rPr>
          <w:rFonts w:ascii="Arial" w:hAnsi="Arial" w:cs="Arial"/>
          <w:sz w:val="20"/>
          <w:szCs w:val="20"/>
        </w:rPr>
      </w:pPr>
      <w:r w:rsidRPr="003326CF">
        <w:rPr>
          <w:rFonts w:ascii="Arial" w:hAnsi="Arial" w:cs="Arial"/>
          <w:sz w:val="20"/>
          <w:szCs w:val="20"/>
        </w:rPr>
        <w:t>4.5.3.1.   ETRR System</w:t>
      </w:r>
    </w:p>
    <w:p w14:paraId="4BFBFC38" w14:textId="7B5818F0" w:rsidR="00D64DAB" w:rsidRPr="003326CF" w:rsidRDefault="00D64DAB" w:rsidP="003326CF">
      <w:pPr>
        <w:pStyle w:val="NoSpacing"/>
        <w:ind w:left="2410" w:hanging="283"/>
        <w:rPr>
          <w:rFonts w:ascii="Arial" w:hAnsi="Arial" w:cs="Arial"/>
          <w:sz w:val="20"/>
          <w:szCs w:val="20"/>
        </w:rPr>
      </w:pPr>
      <w:r w:rsidRPr="003326CF">
        <w:rPr>
          <w:rFonts w:ascii="Arial" w:hAnsi="Arial" w:cs="Arial"/>
          <w:sz w:val="20"/>
          <w:szCs w:val="20"/>
        </w:rPr>
        <w:t xml:space="preserve">4.5.3.1.1.  Login to PRP System, and Click ETRR </w:t>
      </w:r>
    </w:p>
    <w:p w14:paraId="6B24470B" w14:textId="4454951E" w:rsidR="00D64DAB" w:rsidRPr="003326CF" w:rsidRDefault="00D64DAB" w:rsidP="00E617E4">
      <w:pPr>
        <w:pStyle w:val="NoSpacing"/>
        <w:rPr>
          <w:rFonts w:ascii="Arial" w:hAnsi="Arial" w:cs="Arial"/>
        </w:rPr>
      </w:pPr>
    </w:p>
    <w:p w14:paraId="1D07C457" w14:textId="5E193E97" w:rsidR="00D64DAB" w:rsidRPr="0019596C" w:rsidRDefault="003326CF" w:rsidP="00D64DAB">
      <w:r>
        <w:rPr>
          <w:noProof/>
        </w:rPr>
        <w:lastRenderedPageBreak/>
        <w:drawing>
          <wp:anchor distT="0" distB="0" distL="114300" distR="114300" simplePos="0" relativeHeight="251668480" behindDoc="1" locked="0" layoutInCell="1" allowOverlap="1" wp14:anchorId="05FCF06E" wp14:editId="1FEC57EA">
            <wp:simplePos x="0" y="0"/>
            <wp:positionH relativeFrom="margin">
              <wp:align>right</wp:align>
            </wp:positionH>
            <wp:positionV relativeFrom="paragraph">
              <wp:posOffset>0</wp:posOffset>
            </wp:positionV>
            <wp:extent cx="5141595" cy="2125980"/>
            <wp:effectExtent l="0" t="0" r="1905" b="7620"/>
            <wp:wrapTight wrapText="bothSides">
              <wp:wrapPolygon edited="0">
                <wp:start x="0" y="0"/>
                <wp:lineTo x="0" y="21484"/>
                <wp:lineTo x="21528" y="21484"/>
                <wp:lineTo x="21528" y="0"/>
                <wp:lineTo x="0" y="0"/>
              </wp:wrapPolygon>
            </wp:wrapTight>
            <wp:docPr id="6" name="Picture 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41595" cy="2125980"/>
                    </a:xfrm>
                    <a:prstGeom prst="rect">
                      <a:avLst/>
                    </a:prstGeom>
                  </pic:spPr>
                </pic:pic>
              </a:graphicData>
            </a:graphic>
            <wp14:sizeRelH relativeFrom="margin">
              <wp14:pctWidth>0</wp14:pctWidth>
            </wp14:sizeRelH>
            <wp14:sizeRelV relativeFrom="margin">
              <wp14:pctHeight>0</wp14:pctHeight>
            </wp14:sizeRelV>
          </wp:anchor>
        </w:drawing>
      </w:r>
    </w:p>
    <w:p w14:paraId="4E0408D5" w14:textId="77777777" w:rsidR="00D64DAB" w:rsidRPr="003326CF" w:rsidRDefault="00D64DAB" w:rsidP="003326CF">
      <w:pPr>
        <w:pStyle w:val="NoSpacing"/>
        <w:ind w:left="3119" w:hanging="992"/>
        <w:rPr>
          <w:rFonts w:ascii="Arial" w:hAnsi="Arial" w:cs="Arial"/>
          <w:sz w:val="20"/>
          <w:szCs w:val="20"/>
          <w:shd w:val="clear" w:color="auto" w:fill="FFFFFF"/>
        </w:rPr>
      </w:pPr>
      <w:r w:rsidRPr="003326CF">
        <w:rPr>
          <w:rFonts w:ascii="Arial" w:hAnsi="Arial" w:cs="Arial"/>
          <w:sz w:val="20"/>
          <w:szCs w:val="20"/>
          <w:shd w:val="clear" w:color="auto" w:fill="FFFFFF"/>
        </w:rPr>
        <w:t xml:space="preserve">4.5.3.1.2.  Choose the Employee Name you want to upload the records with. </w:t>
      </w:r>
    </w:p>
    <w:p w14:paraId="0BD3BB4F" w14:textId="2FA28491" w:rsidR="00D64DAB" w:rsidRPr="0019596C" w:rsidRDefault="003326CF" w:rsidP="00D64DAB">
      <w:r>
        <w:rPr>
          <w:noProof/>
        </w:rPr>
        <w:t xml:space="preserve">                             </w:t>
      </w:r>
      <w:r w:rsidR="00D64DAB">
        <w:rPr>
          <w:noProof/>
        </w:rPr>
        <w:drawing>
          <wp:inline distT="0" distB="0" distL="0" distR="0" wp14:anchorId="48B9B189" wp14:editId="25FDFF71">
            <wp:extent cx="4848020" cy="2644140"/>
            <wp:effectExtent l="0" t="0" r="0" b="3810"/>
            <wp:docPr id="9" name="Picture 9"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able&#10;&#10;Description automatically generated"/>
                    <pic:cNvPicPr/>
                  </pic:nvPicPr>
                  <pic:blipFill>
                    <a:blip r:embed="rId16"/>
                    <a:stretch>
                      <a:fillRect/>
                    </a:stretch>
                  </pic:blipFill>
                  <pic:spPr>
                    <a:xfrm>
                      <a:off x="0" y="0"/>
                      <a:ext cx="4863427" cy="2652543"/>
                    </a:xfrm>
                    <a:prstGeom prst="rect">
                      <a:avLst/>
                    </a:prstGeom>
                  </pic:spPr>
                </pic:pic>
              </a:graphicData>
            </a:graphic>
          </wp:inline>
        </w:drawing>
      </w:r>
    </w:p>
    <w:p w14:paraId="54C576B4" w14:textId="77777777" w:rsidR="00D64DAB" w:rsidRPr="003326CF" w:rsidRDefault="00D64DAB" w:rsidP="003326CF">
      <w:pPr>
        <w:pStyle w:val="NoSpacing"/>
        <w:ind w:left="3119" w:hanging="992"/>
        <w:rPr>
          <w:rFonts w:ascii="Arial" w:hAnsi="Arial" w:cs="Arial"/>
          <w:sz w:val="20"/>
          <w:szCs w:val="20"/>
          <w:shd w:val="clear" w:color="auto" w:fill="FFFFFF"/>
        </w:rPr>
      </w:pPr>
      <w:r w:rsidRPr="003326CF">
        <w:rPr>
          <w:rFonts w:ascii="Arial" w:hAnsi="Arial" w:cs="Arial"/>
          <w:sz w:val="20"/>
          <w:szCs w:val="20"/>
          <w:shd w:val="clear" w:color="auto" w:fill="FFFFFF"/>
        </w:rPr>
        <w:t>4.5.3.1.3.  Identify if the record is a Training Records or an Employee Files, then upload it to the designated table.</w:t>
      </w:r>
    </w:p>
    <w:p w14:paraId="3667A94A" w14:textId="37316ADC" w:rsidR="00D64DAB" w:rsidRPr="0019596C" w:rsidRDefault="003326CF" w:rsidP="00D64DAB">
      <w:r>
        <w:t xml:space="preserve">                                        </w:t>
      </w:r>
      <w:r w:rsidR="00D64DAB">
        <w:rPr>
          <w:noProof/>
        </w:rPr>
        <w:drawing>
          <wp:inline distT="0" distB="0" distL="0" distR="0" wp14:anchorId="29ADB928" wp14:editId="385A1289">
            <wp:extent cx="4449920" cy="2179320"/>
            <wp:effectExtent l="0" t="0" r="8255" b="0"/>
            <wp:docPr id="20" name="Picture 20"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 email&#10;&#10;Description automatically generated"/>
                    <pic:cNvPicPr/>
                  </pic:nvPicPr>
                  <pic:blipFill>
                    <a:blip r:embed="rId17"/>
                    <a:stretch>
                      <a:fillRect/>
                    </a:stretch>
                  </pic:blipFill>
                  <pic:spPr>
                    <a:xfrm>
                      <a:off x="0" y="0"/>
                      <a:ext cx="4451854" cy="2180267"/>
                    </a:xfrm>
                    <a:prstGeom prst="rect">
                      <a:avLst/>
                    </a:prstGeom>
                  </pic:spPr>
                </pic:pic>
              </a:graphicData>
            </a:graphic>
          </wp:inline>
        </w:drawing>
      </w:r>
    </w:p>
    <w:p w14:paraId="41D643D0" w14:textId="77777777" w:rsidR="00D64DAB" w:rsidRPr="003326CF" w:rsidRDefault="00D64DAB" w:rsidP="003326CF">
      <w:pPr>
        <w:pStyle w:val="NoSpacing"/>
        <w:ind w:left="3119" w:hanging="992"/>
        <w:rPr>
          <w:rFonts w:ascii="Arial" w:hAnsi="Arial" w:cs="Arial"/>
          <w:sz w:val="20"/>
          <w:szCs w:val="20"/>
        </w:rPr>
      </w:pPr>
      <w:r w:rsidRPr="003326CF">
        <w:rPr>
          <w:rFonts w:ascii="Arial" w:hAnsi="Arial" w:cs="Arial"/>
          <w:sz w:val="20"/>
          <w:szCs w:val="20"/>
        </w:rPr>
        <w:lastRenderedPageBreak/>
        <w:t>4.5.3.1.4.  If it is a Training Records, select from the “Training List” table, and “Get Training”</w:t>
      </w:r>
    </w:p>
    <w:p w14:paraId="50904E71" w14:textId="524A066A" w:rsidR="00D64DAB" w:rsidRPr="003326CF" w:rsidRDefault="003326CF" w:rsidP="003326CF">
      <w:r>
        <w:t xml:space="preserve">                                        </w:t>
      </w:r>
      <w:r w:rsidR="00D64DAB">
        <w:rPr>
          <w:noProof/>
        </w:rPr>
        <w:drawing>
          <wp:inline distT="0" distB="0" distL="0" distR="0" wp14:anchorId="3EB9CA4A" wp14:editId="63F686BA">
            <wp:extent cx="4456544" cy="1836420"/>
            <wp:effectExtent l="0" t="0" r="127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459608" cy="1837683"/>
                    </a:xfrm>
                    <a:prstGeom prst="rect">
                      <a:avLst/>
                    </a:prstGeom>
                  </pic:spPr>
                </pic:pic>
              </a:graphicData>
            </a:graphic>
          </wp:inline>
        </w:drawing>
      </w:r>
    </w:p>
    <w:p w14:paraId="62B19442" w14:textId="3F55905E" w:rsidR="00D64DAB" w:rsidRDefault="00D64DAB" w:rsidP="00D64DAB">
      <w:pPr>
        <w:spacing w:after="0"/>
        <w:ind w:left="1980"/>
        <w:rPr>
          <w:rFonts w:ascii="Arial" w:hAnsi="Arial" w:cs="Arial"/>
          <w:sz w:val="20"/>
          <w:szCs w:val="20"/>
        </w:rPr>
      </w:pPr>
      <w:r w:rsidRPr="0019596C">
        <w:rPr>
          <w:rFonts w:ascii="Arial" w:hAnsi="Arial" w:cs="Arial"/>
          <w:sz w:val="20"/>
          <w:szCs w:val="20"/>
        </w:rPr>
        <w:t xml:space="preserve">4.5.3.1.5.  </w:t>
      </w:r>
      <w:r>
        <w:rPr>
          <w:rFonts w:ascii="Arial" w:hAnsi="Arial" w:cs="Arial"/>
          <w:sz w:val="20"/>
          <w:szCs w:val="20"/>
        </w:rPr>
        <w:t>Then Click “OK”</w:t>
      </w:r>
    </w:p>
    <w:p w14:paraId="51918FC0" w14:textId="687001DE" w:rsidR="00D64DAB" w:rsidRPr="0019596C" w:rsidRDefault="003326CF" w:rsidP="00D64DAB">
      <w:pPr>
        <w:spacing w:after="0"/>
        <w:rPr>
          <w:rFonts w:ascii="Arial" w:hAnsi="Arial" w:cs="Arial"/>
          <w:sz w:val="20"/>
          <w:szCs w:val="20"/>
        </w:rPr>
      </w:pPr>
      <w:r>
        <w:rPr>
          <w:rFonts w:ascii="Arial" w:hAnsi="Arial" w:cs="Arial"/>
          <w:sz w:val="20"/>
          <w:szCs w:val="20"/>
        </w:rPr>
        <w:t xml:space="preserve">                                </w:t>
      </w:r>
      <w:r w:rsidR="00D64DAB">
        <w:rPr>
          <w:noProof/>
        </w:rPr>
        <w:drawing>
          <wp:inline distT="0" distB="0" distL="0" distR="0" wp14:anchorId="1DFE3197" wp14:editId="629B6B3F">
            <wp:extent cx="4739359" cy="2171700"/>
            <wp:effectExtent l="0" t="0" r="4445" b="0"/>
            <wp:docPr id="22" name="Picture 2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application&#10;&#10;Description automatically generated"/>
                    <pic:cNvPicPr/>
                  </pic:nvPicPr>
                  <pic:blipFill>
                    <a:blip r:embed="rId19"/>
                    <a:stretch>
                      <a:fillRect/>
                    </a:stretch>
                  </pic:blipFill>
                  <pic:spPr>
                    <a:xfrm>
                      <a:off x="0" y="0"/>
                      <a:ext cx="4744550" cy="2174079"/>
                    </a:xfrm>
                    <a:prstGeom prst="rect">
                      <a:avLst/>
                    </a:prstGeom>
                  </pic:spPr>
                </pic:pic>
              </a:graphicData>
            </a:graphic>
          </wp:inline>
        </w:drawing>
      </w:r>
    </w:p>
    <w:p w14:paraId="5844A88B" w14:textId="77777777" w:rsidR="00D64DAB" w:rsidRDefault="00D64DAB" w:rsidP="00D64DAB">
      <w:pPr>
        <w:spacing w:after="0"/>
        <w:ind w:left="1980"/>
        <w:rPr>
          <w:rFonts w:ascii="Arial" w:hAnsi="Arial" w:cs="Arial"/>
          <w:sz w:val="20"/>
          <w:szCs w:val="20"/>
        </w:rPr>
      </w:pPr>
      <w:r w:rsidRPr="0019596C">
        <w:rPr>
          <w:rFonts w:ascii="Arial" w:hAnsi="Arial" w:cs="Arial"/>
          <w:sz w:val="20"/>
          <w:szCs w:val="20"/>
        </w:rPr>
        <w:t>4.5.3.1.</w:t>
      </w:r>
      <w:r>
        <w:rPr>
          <w:rFonts w:ascii="Arial" w:hAnsi="Arial" w:cs="Arial"/>
          <w:sz w:val="20"/>
          <w:szCs w:val="20"/>
        </w:rPr>
        <w:t>6</w:t>
      </w:r>
      <w:r w:rsidRPr="0019596C">
        <w:rPr>
          <w:rFonts w:ascii="Arial" w:hAnsi="Arial" w:cs="Arial"/>
          <w:sz w:val="20"/>
          <w:szCs w:val="20"/>
        </w:rPr>
        <w:t xml:space="preserve">.  </w:t>
      </w:r>
      <w:r>
        <w:rPr>
          <w:rFonts w:ascii="Arial" w:hAnsi="Arial" w:cs="Arial"/>
          <w:sz w:val="20"/>
          <w:szCs w:val="20"/>
        </w:rPr>
        <w:t>Go back to “Training Records”, and Click “Settings”</w:t>
      </w:r>
    </w:p>
    <w:p w14:paraId="5D02B6A2" w14:textId="6ECB87F0" w:rsidR="00D64DAB" w:rsidRDefault="003326CF" w:rsidP="00D64DAB">
      <w:pPr>
        <w:spacing w:after="0"/>
        <w:rPr>
          <w:rFonts w:ascii="Arial" w:hAnsi="Arial" w:cs="Arial"/>
          <w:sz w:val="20"/>
          <w:szCs w:val="20"/>
        </w:rPr>
      </w:pPr>
      <w:r>
        <w:rPr>
          <w:rFonts w:ascii="Arial" w:hAnsi="Arial" w:cs="Arial"/>
          <w:sz w:val="20"/>
          <w:szCs w:val="20"/>
        </w:rPr>
        <w:t xml:space="preserve">                                </w:t>
      </w:r>
      <w:r w:rsidR="00D64DAB">
        <w:rPr>
          <w:noProof/>
        </w:rPr>
        <w:drawing>
          <wp:inline distT="0" distB="0" distL="0" distR="0" wp14:anchorId="7FF6D432" wp14:editId="51DDCE67">
            <wp:extent cx="4796101" cy="2186940"/>
            <wp:effectExtent l="0" t="0" r="5080" b="3810"/>
            <wp:docPr id="23" name="Picture 2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text, application, email&#10;&#10;Description automatically generated"/>
                    <pic:cNvPicPr/>
                  </pic:nvPicPr>
                  <pic:blipFill>
                    <a:blip r:embed="rId20"/>
                    <a:stretch>
                      <a:fillRect/>
                    </a:stretch>
                  </pic:blipFill>
                  <pic:spPr>
                    <a:xfrm>
                      <a:off x="0" y="0"/>
                      <a:ext cx="4797991" cy="2187802"/>
                    </a:xfrm>
                    <a:prstGeom prst="rect">
                      <a:avLst/>
                    </a:prstGeom>
                  </pic:spPr>
                </pic:pic>
              </a:graphicData>
            </a:graphic>
          </wp:inline>
        </w:drawing>
      </w:r>
    </w:p>
    <w:p w14:paraId="4C255265" w14:textId="77777777" w:rsidR="00D64DAB" w:rsidRDefault="00D64DAB" w:rsidP="00D64DAB">
      <w:pPr>
        <w:spacing w:after="0"/>
        <w:ind w:left="2880" w:hanging="900"/>
        <w:rPr>
          <w:rFonts w:ascii="Arial" w:hAnsi="Arial" w:cs="Arial"/>
          <w:sz w:val="20"/>
          <w:szCs w:val="20"/>
        </w:rPr>
      </w:pPr>
      <w:r w:rsidRPr="0019596C">
        <w:rPr>
          <w:rFonts w:ascii="Arial" w:hAnsi="Arial" w:cs="Arial"/>
          <w:sz w:val="20"/>
          <w:szCs w:val="20"/>
        </w:rPr>
        <w:t>4.5.3.1.</w:t>
      </w:r>
      <w:r>
        <w:rPr>
          <w:rFonts w:ascii="Arial" w:hAnsi="Arial" w:cs="Arial"/>
          <w:sz w:val="20"/>
          <w:szCs w:val="20"/>
        </w:rPr>
        <w:t>7</w:t>
      </w:r>
      <w:r w:rsidRPr="0019596C">
        <w:rPr>
          <w:rFonts w:ascii="Arial" w:hAnsi="Arial" w:cs="Arial"/>
          <w:sz w:val="20"/>
          <w:szCs w:val="20"/>
        </w:rPr>
        <w:t xml:space="preserve">.  </w:t>
      </w:r>
      <w:r>
        <w:rPr>
          <w:rFonts w:ascii="Arial" w:hAnsi="Arial" w:cs="Arial"/>
          <w:sz w:val="20"/>
          <w:szCs w:val="20"/>
        </w:rPr>
        <w:t xml:space="preserve">Fill out the </w:t>
      </w:r>
      <w:r w:rsidRPr="00F00B19">
        <w:rPr>
          <w:rFonts w:ascii="Arial" w:hAnsi="Arial" w:cs="Arial"/>
          <w:sz w:val="20"/>
          <w:szCs w:val="20"/>
        </w:rPr>
        <w:t>Trainer</w:t>
      </w:r>
      <w:r>
        <w:rPr>
          <w:rFonts w:ascii="Arial" w:hAnsi="Arial" w:cs="Arial"/>
          <w:sz w:val="20"/>
          <w:szCs w:val="20"/>
        </w:rPr>
        <w:t xml:space="preserve">, </w:t>
      </w:r>
      <w:r w:rsidRPr="00F00B19">
        <w:rPr>
          <w:rFonts w:ascii="Arial" w:hAnsi="Arial" w:cs="Arial"/>
          <w:sz w:val="20"/>
          <w:szCs w:val="20"/>
        </w:rPr>
        <w:t>Training Date</w:t>
      </w:r>
      <w:r>
        <w:rPr>
          <w:rFonts w:ascii="Arial" w:hAnsi="Arial" w:cs="Arial"/>
          <w:sz w:val="20"/>
          <w:szCs w:val="20"/>
        </w:rPr>
        <w:t xml:space="preserve">, and </w:t>
      </w:r>
      <w:r w:rsidRPr="00F00B19">
        <w:rPr>
          <w:rFonts w:ascii="Arial" w:hAnsi="Arial" w:cs="Arial"/>
          <w:sz w:val="20"/>
          <w:szCs w:val="20"/>
        </w:rPr>
        <w:t>Training Due Date</w:t>
      </w:r>
      <w:r>
        <w:rPr>
          <w:rFonts w:ascii="Arial" w:hAnsi="Arial" w:cs="Arial"/>
          <w:sz w:val="20"/>
          <w:szCs w:val="20"/>
        </w:rPr>
        <w:t>, then click “Save Changes”</w:t>
      </w:r>
    </w:p>
    <w:p w14:paraId="4ED6DBF6" w14:textId="77777777" w:rsidR="00D64DAB" w:rsidRDefault="00D64DAB" w:rsidP="00D64DAB">
      <w:pPr>
        <w:spacing w:after="0"/>
        <w:jc w:val="center"/>
        <w:rPr>
          <w:rFonts w:ascii="Arial" w:hAnsi="Arial" w:cs="Arial"/>
          <w:sz w:val="20"/>
          <w:szCs w:val="20"/>
        </w:rPr>
      </w:pPr>
      <w:r>
        <w:rPr>
          <w:noProof/>
        </w:rPr>
        <w:lastRenderedPageBreak/>
        <w:drawing>
          <wp:inline distT="0" distB="0" distL="0" distR="0" wp14:anchorId="5BA2611E" wp14:editId="292E0389">
            <wp:extent cx="2283432" cy="3116885"/>
            <wp:effectExtent l="0" t="0" r="3175" b="7620"/>
            <wp:docPr id="24" name="Picture 2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application&#10;&#10;Description automatically generated"/>
                    <pic:cNvPicPr/>
                  </pic:nvPicPr>
                  <pic:blipFill>
                    <a:blip r:embed="rId21"/>
                    <a:stretch>
                      <a:fillRect/>
                    </a:stretch>
                  </pic:blipFill>
                  <pic:spPr>
                    <a:xfrm>
                      <a:off x="0" y="0"/>
                      <a:ext cx="2299722" cy="3139121"/>
                    </a:xfrm>
                    <a:prstGeom prst="rect">
                      <a:avLst/>
                    </a:prstGeom>
                  </pic:spPr>
                </pic:pic>
              </a:graphicData>
            </a:graphic>
          </wp:inline>
        </w:drawing>
      </w:r>
    </w:p>
    <w:p w14:paraId="23C13C18" w14:textId="77777777" w:rsidR="00D64DAB" w:rsidRDefault="00D64DAB" w:rsidP="00D64DAB">
      <w:pPr>
        <w:pStyle w:val="Heading2"/>
        <w:spacing w:before="0"/>
        <w:ind w:left="1170" w:hanging="90"/>
        <w:rPr>
          <w:rFonts w:ascii="Arial" w:hAnsi="Arial" w:cs="Arial"/>
          <w:color w:val="000000"/>
          <w:sz w:val="20"/>
          <w:szCs w:val="20"/>
          <w:shd w:val="clear" w:color="auto" w:fill="FFFFFF"/>
        </w:rPr>
      </w:pPr>
    </w:p>
    <w:p w14:paraId="472B2262" w14:textId="77777777" w:rsidR="00D64DAB" w:rsidRDefault="00D64DAB" w:rsidP="00D64DAB">
      <w:pPr>
        <w:spacing w:after="0"/>
        <w:ind w:left="2880" w:hanging="900"/>
        <w:rPr>
          <w:rFonts w:ascii="Arial" w:hAnsi="Arial" w:cs="Arial"/>
          <w:sz w:val="20"/>
          <w:szCs w:val="20"/>
        </w:rPr>
      </w:pPr>
      <w:r w:rsidRPr="0019596C">
        <w:rPr>
          <w:rFonts w:ascii="Arial" w:hAnsi="Arial" w:cs="Arial"/>
          <w:sz w:val="20"/>
          <w:szCs w:val="20"/>
        </w:rPr>
        <w:t>4.5.3.1.</w:t>
      </w:r>
      <w:r>
        <w:rPr>
          <w:rFonts w:ascii="Arial" w:hAnsi="Arial" w:cs="Arial"/>
          <w:sz w:val="20"/>
          <w:szCs w:val="20"/>
        </w:rPr>
        <w:t>8</w:t>
      </w:r>
      <w:r w:rsidRPr="0019596C">
        <w:rPr>
          <w:rFonts w:ascii="Arial" w:hAnsi="Arial" w:cs="Arial"/>
          <w:sz w:val="20"/>
          <w:szCs w:val="20"/>
        </w:rPr>
        <w:t xml:space="preserve">.  </w:t>
      </w:r>
      <w:r>
        <w:rPr>
          <w:rFonts w:ascii="Arial" w:hAnsi="Arial" w:cs="Arial"/>
          <w:sz w:val="20"/>
          <w:szCs w:val="20"/>
        </w:rPr>
        <w:t>Click “Attach File” tab, choose the record you want to upload and click “Upload” button.</w:t>
      </w:r>
    </w:p>
    <w:p w14:paraId="5CD2F63F" w14:textId="77777777" w:rsidR="00D64DAB" w:rsidRDefault="00D64DAB" w:rsidP="00D64DAB"/>
    <w:p w14:paraId="243DB744" w14:textId="77777777" w:rsidR="00D64DAB" w:rsidRDefault="00D64DAB" w:rsidP="00D64DAB">
      <w:pPr>
        <w:jc w:val="center"/>
      </w:pPr>
      <w:r>
        <w:rPr>
          <w:noProof/>
        </w:rPr>
        <w:drawing>
          <wp:inline distT="0" distB="0" distL="0" distR="0" wp14:anchorId="39A6828B" wp14:editId="43EAEBEF">
            <wp:extent cx="3143250" cy="2072986"/>
            <wp:effectExtent l="0" t="0" r="0" b="3810"/>
            <wp:docPr id="12" name="Picture 1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application&#10;&#10;Description automatically generated"/>
                    <pic:cNvPicPr/>
                  </pic:nvPicPr>
                  <pic:blipFill>
                    <a:blip r:embed="rId22"/>
                    <a:stretch>
                      <a:fillRect/>
                    </a:stretch>
                  </pic:blipFill>
                  <pic:spPr>
                    <a:xfrm>
                      <a:off x="0" y="0"/>
                      <a:ext cx="3154923" cy="2080684"/>
                    </a:xfrm>
                    <a:prstGeom prst="rect">
                      <a:avLst/>
                    </a:prstGeom>
                  </pic:spPr>
                </pic:pic>
              </a:graphicData>
            </a:graphic>
          </wp:inline>
        </w:drawing>
      </w:r>
    </w:p>
    <w:p w14:paraId="6EAC6027" w14:textId="77777777" w:rsidR="00D64DAB" w:rsidRDefault="00D64DAB" w:rsidP="00D64DAB">
      <w:pPr>
        <w:spacing w:after="0"/>
        <w:ind w:left="2880" w:hanging="900"/>
        <w:rPr>
          <w:rFonts w:ascii="Arial" w:hAnsi="Arial" w:cs="Arial"/>
          <w:sz w:val="20"/>
          <w:szCs w:val="20"/>
        </w:rPr>
      </w:pPr>
      <w:r w:rsidRPr="0019596C">
        <w:rPr>
          <w:rFonts w:ascii="Arial" w:hAnsi="Arial" w:cs="Arial"/>
          <w:sz w:val="20"/>
          <w:szCs w:val="20"/>
        </w:rPr>
        <w:t>4.5.3.1.</w:t>
      </w:r>
      <w:r>
        <w:rPr>
          <w:rFonts w:ascii="Arial" w:hAnsi="Arial" w:cs="Arial"/>
          <w:sz w:val="20"/>
          <w:szCs w:val="20"/>
        </w:rPr>
        <w:t>9</w:t>
      </w:r>
      <w:r w:rsidRPr="0019596C">
        <w:rPr>
          <w:rFonts w:ascii="Arial" w:hAnsi="Arial" w:cs="Arial"/>
          <w:sz w:val="20"/>
          <w:szCs w:val="20"/>
        </w:rPr>
        <w:t xml:space="preserve">.  </w:t>
      </w:r>
      <w:r>
        <w:rPr>
          <w:rFonts w:ascii="Arial" w:hAnsi="Arial" w:cs="Arial"/>
          <w:sz w:val="20"/>
          <w:szCs w:val="20"/>
        </w:rPr>
        <w:t>If it is Employee Files, click “Employee Files” tab, and click “Add File” button</w:t>
      </w:r>
    </w:p>
    <w:p w14:paraId="260F4963" w14:textId="77777777" w:rsidR="003326CF" w:rsidRDefault="003326CF" w:rsidP="00D64DAB">
      <w:pPr>
        <w:spacing w:after="0"/>
        <w:rPr>
          <w:rFonts w:ascii="Arial" w:hAnsi="Arial" w:cs="Arial"/>
          <w:sz w:val="20"/>
          <w:szCs w:val="20"/>
        </w:rPr>
      </w:pPr>
      <w:r>
        <w:rPr>
          <w:rFonts w:ascii="Arial" w:hAnsi="Arial" w:cs="Arial"/>
          <w:sz w:val="20"/>
          <w:szCs w:val="20"/>
        </w:rPr>
        <w:t xml:space="preserve">                                      </w:t>
      </w:r>
    </w:p>
    <w:p w14:paraId="65F197B3" w14:textId="53F3FEBF" w:rsidR="00D64DAB" w:rsidRDefault="003326CF" w:rsidP="00D64DAB">
      <w:pPr>
        <w:spacing w:after="0"/>
        <w:rPr>
          <w:rFonts w:ascii="Arial" w:hAnsi="Arial" w:cs="Arial"/>
          <w:sz w:val="20"/>
          <w:szCs w:val="20"/>
        </w:rPr>
      </w:pPr>
      <w:r>
        <w:rPr>
          <w:rFonts w:ascii="Arial" w:hAnsi="Arial" w:cs="Arial"/>
          <w:sz w:val="20"/>
          <w:szCs w:val="20"/>
        </w:rPr>
        <w:lastRenderedPageBreak/>
        <w:t xml:space="preserve">                         </w:t>
      </w:r>
      <w:r w:rsidR="00D64DAB">
        <w:rPr>
          <w:noProof/>
        </w:rPr>
        <w:drawing>
          <wp:inline distT="0" distB="0" distL="0" distR="0" wp14:anchorId="2669F6B5" wp14:editId="62E4A040">
            <wp:extent cx="4927148" cy="1714500"/>
            <wp:effectExtent l="0" t="0" r="6985" b="0"/>
            <wp:docPr id="13" name="Picture 1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text, application, email&#10;&#10;Description automatically generated"/>
                    <pic:cNvPicPr/>
                  </pic:nvPicPr>
                  <pic:blipFill>
                    <a:blip r:embed="rId23"/>
                    <a:stretch>
                      <a:fillRect/>
                    </a:stretch>
                  </pic:blipFill>
                  <pic:spPr>
                    <a:xfrm>
                      <a:off x="0" y="0"/>
                      <a:ext cx="4929759" cy="1715409"/>
                    </a:xfrm>
                    <a:prstGeom prst="rect">
                      <a:avLst/>
                    </a:prstGeom>
                  </pic:spPr>
                </pic:pic>
              </a:graphicData>
            </a:graphic>
          </wp:inline>
        </w:drawing>
      </w:r>
    </w:p>
    <w:p w14:paraId="00559EA6" w14:textId="77777777" w:rsidR="00D64DAB" w:rsidRPr="00082EE5" w:rsidRDefault="00D64DAB" w:rsidP="00D64DAB">
      <w:pPr>
        <w:spacing w:after="0"/>
        <w:ind w:left="2880" w:hanging="900"/>
        <w:rPr>
          <w:rFonts w:ascii="Arial" w:hAnsi="Arial" w:cs="Arial"/>
          <w:sz w:val="20"/>
          <w:szCs w:val="20"/>
        </w:rPr>
      </w:pPr>
      <w:r w:rsidRPr="0019596C">
        <w:rPr>
          <w:rFonts w:ascii="Arial" w:hAnsi="Arial" w:cs="Arial"/>
          <w:sz w:val="20"/>
          <w:szCs w:val="20"/>
        </w:rPr>
        <w:t>4.5.3.1.</w:t>
      </w:r>
      <w:r>
        <w:rPr>
          <w:rFonts w:ascii="Arial" w:hAnsi="Arial" w:cs="Arial"/>
          <w:sz w:val="20"/>
          <w:szCs w:val="20"/>
        </w:rPr>
        <w:t>10</w:t>
      </w:r>
      <w:r w:rsidRPr="0019596C">
        <w:rPr>
          <w:rFonts w:ascii="Arial" w:hAnsi="Arial" w:cs="Arial"/>
          <w:sz w:val="20"/>
          <w:szCs w:val="20"/>
        </w:rPr>
        <w:t xml:space="preserve">.  </w:t>
      </w:r>
      <w:bookmarkStart w:id="44" w:name="_Hlk116462631"/>
      <w:r>
        <w:rPr>
          <w:rFonts w:ascii="Arial" w:hAnsi="Arial" w:cs="Arial"/>
          <w:sz w:val="20"/>
          <w:szCs w:val="20"/>
        </w:rPr>
        <w:t>Click “Choose File” and add a “File Description” based on the record that you have, add a “Review Due” set annually, then click “ADD FILE”.</w:t>
      </w:r>
      <w:bookmarkEnd w:id="44"/>
    </w:p>
    <w:p w14:paraId="6FB3FA01" w14:textId="77777777" w:rsidR="00D64DAB" w:rsidRDefault="00D64DAB" w:rsidP="00D64DAB">
      <w:pPr>
        <w:jc w:val="center"/>
      </w:pPr>
      <w:r>
        <w:rPr>
          <w:noProof/>
        </w:rPr>
        <w:drawing>
          <wp:inline distT="0" distB="0" distL="0" distR="0" wp14:anchorId="5477FF03" wp14:editId="1A7EF8A0">
            <wp:extent cx="2965450" cy="1841050"/>
            <wp:effectExtent l="0" t="0" r="6350" b="6985"/>
            <wp:docPr id="14" name="Picture 14" descr="Graphical user interface,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 application, email&#10;&#10;Description automatically generated"/>
                    <pic:cNvPicPr/>
                  </pic:nvPicPr>
                  <pic:blipFill>
                    <a:blip r:embed="rId24"/>
                    <a:stretch>
                      <a:fillRect/>
                    </a:stretch>
                  </pic:blipFill>
                  <pic:spPr>
                    <a:xfrm>
                      <a:off x="0" y="0"/>
                      <a:ext cx="2991838" cy="1857433"/>
                    </a:xfrm>
                    <a:prstGeom prst="rect">
                      <a:avLst/>
                    </a:prstGeom>
                  </pic:spPr>
                </pic:pic>
              </a:graphicData>
            </a:graphic>
          </wp:inline>
        </w:drawing>
      </w:r>
    </w:p>
    <w:p w14:paraId="668ADEF1" w14:textId="77777777" w:rsidR="00D64DAB" w:rsidRPr="00082EE5" w:rsidRDefault="00D64DAB" w:rsidP="00D64DAB">
      <w:pPr>
        <w:spacing w:after="0"/>
        <w:jc w:val="center"/>
        <w:rPr>
          <w:rFonts w:ascii="Arial" w:hAnsi="Arial" w:cs="Arial"/>
          <w:sz w:val="20"/>
          <w:szCs w:val="20"/>
        </w:rPr>
      </w:pPr>
      <w:r w:rsidRPr="00082EE5">
        <w:rPr>
          <w:rFonts w:ascii="Arial" w:hAnsi="Arial" w:cs="Arial"/>
          <w:sz w:val="20"/>
          <w:szCs w:val="20"/>
        </w:rPr>
        <w:t>2.5.3.1.10.1. Example image below</w:t>
      </w:r>
    </w:p>
    <w:p w14:paraId="78979F09" w14:textId="77777777" w:rsidR="00D64DAB" w:rsidRPr="00F00B19" w:rsidRDefault="00D64DAB" w:rsidP="00D64DAB">
      <w:pPr>
        <w:jc w:val="center"/>
      </w:pPr>
      <w:r>
        <w:rPr>
          <w:noProof/>
        </w:rPr>
        <w:drawing>
          <wp:inline distT="0" distB="0" distL="0" distR="0" wp14:anchorId="1414C022" wp14:editId="7B1BA00E">
            <wp:extent cx="3168650" cy="1951930"/>
            <wp:effectExtent l="0" t="0" r="0" b="0"/>
            <wp:docPr id="15" name="Picture 15"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 text, application, email&#10;&#10;Description automatically generated"/>
                    <pic:cNvPicPr/>
                  </pic:nvPicPr>
                  <pic:blipFill>
                    <a:blip r:embed="rId25"/>
                    <a:stretch>
                      <a:fillRect/>
                    </a:stretch>
                  </pic:blipFill>
                  <pic:spPr>
                    <a:xfrm>
                      <a:off x="0" y="0"/>
                      <a:ext cx="3177105" cy="1957139"/>
                    </a:xfrm>
                    <a:prstGeom prst="rect">
                      <a:avLst/>
                    </a:prstGeom>
                  </pic:spPr>
                </pic:pic>
              </a:graphicData>
            </a:graphic>
          </wp:inline>
        </w:drawing>
      </w:r>
    </w:p>
    <w:p w14:paraId="6BBD1427" w14:textId="77777777" w:rsidR="00D64DAB" w:rsidRPr="0004177D" w:rsidRDefault="00D64DAB" w:rsidP="003326CF">
      <w:pPr>
        <w:pStyle w:val="NoSpacing"/>
        <w:ind w:left="1418" w:hanging="142"/>
        <w:rPr>
          <w:shd w:val="clear" w:color="auto" w:fill="FFFFFF"/>
        </w:rPr>
      </w:pPr>
      <w:r w:rsidRPr="0004177D">
        <w:rPr>
          <w:shd w:val="clear" w:color="auto" w:fill="FFFFFF"/>
        </w:rPr>
        <w:t xml:space="preserve">4.5.3.2.   </w:t>
      </w:r>
      <w:proofErr w:type="spellStart"/>
      <w:r w:rsidRPr="0004177D">
        <w:rPr>
          <w:shd w:val="clear" w:color="auto" w:fill="FFFFFF"/>
        </w:rPr>
        <w:t>InterlinkIQ</w:t>
      </w:r>
      <w:proofErr w:type="spellEnd"/>
      <w:r w:rsidRPr="0004177D">
        <w:rPr>
          <w:shd w:val="clear" w:color="auto" w:fill="FFFFFF"/>
        </w:rPr>
        <w:t xml:space="preserve"> System </w:t>
      </w:r>
    </w:p>
    <w:p w14:paraId="4FBB0DFC" w14:textId="77777777" w:rsidR="00D64DAB" w:rsidRDefault="00D64DAB" w:rsidP="003326CF">
      <w:pPr>
        <w:pStyle w:val="NoSpacing"/>
        <w:ind w:left="2127" w:hanging="142"/>
        <w:rPr>
          <w:shd w:val="clear" w:color="auto" w:fill="FFFFFF"/>
        </w:rPr>
      </w:pPr>
      <w:r w:rsidRPr="0004177D">
        <w:rPr>
          <w:shd w:val="clear" w:color="auto" w:fill="FFFFFF"/>
        </w:rPr>
        <w:t xml:space="preserve">4.5.3.2.1.  Login to </w:t>
      </w:r>
      <w:proofErr w:type="spellStart"/>
      <w:r w:rsidRPr="0004177D">
        <w:rPr>
          <w:shd w:val="clear" w:color="auto" w:fill="FFFFFF"/>
        </w:rPr>
        <w:t>InterlinkIQ</w:t>
      </w:r>
      <w:proofErr w:type="spellEnd"/>
      <w:r w:rsidRPr="0004177D">
        <w:rPr>
          <w:shd w:val="clear" w:color="auto" w:fill="FFFFFF"/>
        </w:rPr>
        <w:t xml:space="preserve"> System, and Click Employee Roster</w:t>
      </w:r>
    </w:p>
    <w:p w14:paraId="56145317" w14:textId="3807D175" w:rsidR="00D64DAB" w:rsidRPr="00F931F8" w:rsidRDefault="003326CF" w:rsidP="00D64DAB">
      <w:r>
        <w:lastRenderedPageBreak/>
        <w:t xml:space="preserve">                                         </w:t>
      </w:r>
      <w:r w:rsidR="00D64DAB">
        <w:rPr>
          <w:noProof/>
        </w:rPr>
        <w:drawing>
          <wp:inline distT="0" distB="0" distL="0" distR="0" wp14:anchorId="6DD832C4" wp14:editId="777EA305">
            <wp:extent cx="4238770" cy="2194560"/>
            <wp:effectExtent l="0" t="0" r="9525" b="0"/>
            <wp:docPr id="16" name="Picture 1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Graphical user interface, application&#10;&#10;Description automatically generated"/>
                    <pic:cNvPicPr/>
                  </pic:nvPicPr>
                  <pic:blipFill>
                    <a:blip r:embed="rId26"/>
                    <a:stretch>
                      <a:fillRect/>
                    </a:stretch>
                  </pic:blipFill>
                  <pic:spPr>
                    <a:xfrm>
                      <a:off x="0" y="0"/>
                      <a:ext cx="4240202" cy="2195301"/>
                    </a:xfrm>
                    <a:prstGeom prst="rect">
                      <a:avLst/>
                    </a:prstGeom>
                  </pic:spPr>
                </pic:pic>
              </a:graphicData>
            </a:graphic>
          </wp:inline>
        </w:drawing>
      </w:r>
    </w:p>
    <w:p w14:paraId="64C46B53" w14:textId="77777777" w:rsidR="00D64DAB" w:rsidRDefault="00D64DAB" w:rsidP="003326CF">
      <w:pPr>
        <w:pStyle w:val="NoSpacing"/>
        <w:ind w:left="2977" w:hanging="992"/>
        <w:rPr>
          <w:shd w:val="clear" w:color="auto" w:fill="FFFFFF"/>
        </w:rPr>
      </w:pPr>
      <w:r w:rsidRPr="0004177D">
        <w:rPr>
          <w:shd w:val="clear" w:color="auto" w:fill="FFFFFF"/>
        </w:rPr>
        <w:t>4.5.3.2.2.  Choose the Employee Name you want to upload the records with</w:t>
      </w:r>
      <w:r>
        <w:rPr>
          <w:shd w:val="clear" w:color="auto" w:fill="FFFFFF"/>
        </w:rPr>
        <w:t>, then click “View” button</w:t>
      </w:r>
    </w:p>
    <w:p w14:paraId="5E56446A" w14:textId="6D444D5E" w:rsidR="00D64DAB" w:rsidRPr="00F931F8" w:rsidRDefault="003326CF" w:rsidP="00D64DAB">
      <w:r>
        <w:t xml:space="preserve">                          </w:t>
      </w:r>
      <w:r w:rsidR="00D64DAB">
        <w:rPr>
          <w:noProof/>
        </w:rPr>
        <w:drawing>
          <wp:inline distT="0" distB="0" distL="0" distR="0" wp14:anchorId="6D2D2D8F" wp14:editId="3C2E96A6">
            <wp:extent cx="4785360" cy="2443295"/>
            <wp:effectExtent l="0" t="0" r="0" b="0"/>
            <wp:docPr id="17"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screenshot of a computer&#10;&#10;Description automatically generated"/>
                    <pic:cNvPicPr/>
                  </pic:nvPicPr>
                  <pic:blipFill>
                    <a:blip r:embed="rId27"/>
                    <a:stretch>
                      <a:fillRect/>
                    </a:stretch>
                  </pic:blipFill>
                  <pic:spPr>
                    <a:xfrm>
                      <a:off x="0" y="0"/>
                      <a:ext cx="4795311" cy="2448376"/>
                    </a:xfrm>
                    <a:prstGeom prst="rect">
                      <a:avLst/>
                    </a:prstGeom>
                  </pic:spPr>
                </pic:pic>
              </a:graphicData>
            </a:graphic>
          </wp:inline>
        </w:drawing>
      </w:r>
    </w:p>
    <w:p w14:paraId="2E8B7A9D" w14:textId="77777777" w:rsidR="00D64DAB" w:rsidRPr="0004177D" w:rsidRDefault="00D64DAB" w:rsidP="003326CF">
      <w:pPr>
        <w:pStyle w:val="NoSpacing"/>
        <w:ind w:left="1985"/>
        <w:rPr>
          <w:shd w:val="clear" w:color="auto" w:fill="FFFFFF"/>
        </w:rPr>
      </w:pPr>
      <w:r w:rsidRPr="0004177D">
        <w:rPr>
          <w:shd w:val="clear" w:color="auto" w:fill="FFFFFF"/>
        </w:rPr>
        <w:t>4.5.3.2.3.  Identify if the record is a Training Records or an Employee Files.</w:t>
      </w:r>
    </w:p>
    <w:p w14:paraId="37EBA649" w14:textId="77777777" w:rsidR="00D64DAB" w:rsidRDefault="00D64DAB" w:rsidP="003326CF">
      <w:pPr>
        <w:pStyle w:val="NoSpacing"/>
        <w:ind w:left="4111" w:hanging="1134"/>
        <w:rPr>
          <w:shd w:val="clear" w:color="auto" w:fill="FFFFFF"/>
        </w:rPr>
      </w:pPr>
      <w:r w:rsidRPr="0004177D">
        <w:rPr>
          <w:shd w:val="clear" w:color="auto" w:fill="FFFFFF"/>
        </w:rPr>
        <w:t>4.5.3.2.3.1.  Employee Files are uploaded in “Employee Files” tab</w:t>
      </w:r>
      <w:r>
        <w:rPr>
          <w:shd w:val="clear" w:color="auto" w:fill="FFFFFF"/>
        </w:rPr>
        <w:t>, click on “Add New File” button.</w:t>
      </w:r>
    </w:p>
    <w:p w14:paraId="665722C6" w14:textId="6BD79919" w:rsidR="00D64DAB" w:rsidRPr="00F931F8" w:rsidRDefault="003326CF" w:rsidP="003C7A01">
      <w:pPr>
        <w:ind w:left="284"/>
      </w:pPr>
      <w:r>
        <w:t xml:space="preserve">                   </w:t>
      </w:r>
      <w:r w:rsidR="00D64DAB">
        <w:rPr>
          <w:noProof/>
        </w:rPr>
        <w:drawing>
          <wp:inline distT="0" distB="0" distL="0" distR="0" wp14:anchorId="38C5130D" wp14:editId="211FEDE7">
            <wp:extent cx="4993640" cy="1745640"/>
            <wp:effectExtent l="0" t="0" r="0" b="6985"/>
            <wp:docPr id="18" name="Picture 1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Graphical user interface, application&#10;&#10;Description automatically generated"/>
                    <pic:cNvPicPr/>
                  </pic:nvPicPr>
                  <pic:blipFill>
                    <a:blip r:embed="rId28"/>
                    <a:stretch>
                      <a:fillRect/>
                    </a:stretch>
                  </pic:blipFill>
                  <pic:spPr>
                    <a:xfrm>
                      <a:off x="0" y="0"/>
                      <a:ext cx="5009860" cy="1751310"/>
                    </a:xfrm>
                    <a:prstGeom prst="rect">
                      <a:avLst/>
                    </a:prstGeom>
                  </pic:spPr>
                </pic:pic>
              </a:graphicData>
            </a:graphic>
          </wp:inline>
        </w:drawing>
      </w:r>
    </w:p>
    <w:p w14:paraId="37DDE11E" w14:textId="77777777" w:rsidR="00D64DAB" w:rsidRDefault="00D64DAB" w:rsidP="003326CF">
      <w:pPr>
        <w:pStyle w:val="NoSpacing"/>
        <w:ind w:left="2977"/>
        <w:rPr>
          <w:shd w:val="clear" w:color="auto" w:fill="FFFFFF"/>
        </w:rPr>
      </w:pPr>
      <w:r w:rsidRPr="0004177D">
        <w:rPr>
          <w:shd w:val="clear" w:color="auto" w:fill="FFFFFF"/>
        </w:rPr>
        <w:lastRenderedPageBreak/>
        <w:t>4.5.3.2.3.1</w:t>
      </w:r>
      <w:r>
        <w:rPr>
          <w:shd w:val="clear" w:color="auto" w:fill="FFFFFF"/>
        </w:rPr>
        <w:t>.1.</w:t>
      </w:r>
      <w:r w:rsidRPr="0004177D">
        <w:rPr>
          <w:shd w:val="clear" w:color="auto" w:fill="FFFFFF"/>
        </w:rPr>
        <w:t xml:space="preserve">  </w:t>
      </w:r>
      <w:r w:rsidRPr="000E5487">
        <w:rPr>
          <w:shd w:val="clear" w:color="auto" w:fill="FFFFFF"/>
        </w:rPr>
        <w:t xml:space="preserve">Click “Choose File” and add a “File </w:t>
      </w:r>
      <w:r>
        <w:rPr>
          <w:shd w:val="clear" w:color="auto" w:fill="FFFFFF"/>
        </w:rPr>
        <w:t>Name and Description</w:t>
      </w:r>
      <w:r w:rsidRPr="000E5487">
        <w:rPr>
          <w:shd w:val="clear" w:color="auto" w:fill="FFFFFF"/>
        </w:rPr>
        <w:t xml:space="preserve">” based on the record that you have, </w:t>
      </w:r>
      <w:r>
        <w:rPr>
          <w:shd w:val="clear" w:color="auto" w:fill="FFFFFF"/>
        </w:rPr>
        <w:t>update the</w:t>
      </w:r>
      <w:r w:rsidRPr="000E5487">
        <w:rPr>
          <w:shd w:val="clear" w:color="auto" w:fill="FFFFFF"/>
        </w:rPr>
        <w:t xml:space="preserve"> “Review Due</w:t>
      </w:r>
      <w:r>
        <w:rPr>
          <w:shd w:val="clear" w:color="auto" w:fill="FFFFFF"/>
        </w:rPr>
        <w:t xml:space="preserve"> Date</w:t>
      </w:r>
      <w:r w:rsidRPr="000E5487">
        <w:rPr>
          <w:shd w:val="clear" w:color="auto" w:fill="FFFFFF"/>
        </w:rPr>
        <w:t>” set annually, then click “</w:t>
      </w:r>
      <w:r>
        <w:rPr>
          <w:shd w:val="clear" w:color="auto" w:fill="FFFFFF"/>
        </w:rPr>
        <w:t>Submit</w:t>
      </w:r>
      <w:r w:rsidRPr="000E5487">
        <w:rPr>
          <w:shd w:val="clear" w:color="auto" w:fill="FFFFFF"/>
        </w:rPr>
        <w:t>”</w:t>
      </w:r>
      <w:r>
        <w:rPr>
          <w:shd w:val="clear" w:color="auto" w:fill="FFFFFF"/>
        </w:rPr>
        <w:t xml:space="preserve"> button</w:t>
      </w:r>
      <w:r w:rsidRPr="000E5487">
        <w:rPr>
          <w:shd w:val="clear" w:color="auto" w:fill="FFFFFF"/>
        </w:rPr>
        <w:t>.</w:t>
      </w:r>
    </w:p>
    <w:p w14:paraId="561217E9" w14:textId="77777777" w:rsidR="00D64DAB" w:rsidRPr="000E5487" w:rsidRDefault="00D64DAB" w:rsidP="008344A7">
      <w:pPr>
        <w:ind w:left="142"/>
        <w:jc w:val="right"/>
      </w:pPr>
      <w:r>
        <w:rPr>
          <w:noProof/>
        </w:rPr>
        <w:drawing>
          <wp:inline distT="0" distB="0" distL="0" distR="0" wp14:anchorId="5F11FE0E" wp14:editId="504C3F85">
            <wp:extent cx="2753110" cy="1731940"/>
            <wp:effectExtent l="0" t="0" r="0" b="1905"/>
            <wp:docPr id="19" name="Picture 1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Graphical user interface, application&#10;&#10;Description automatically generated"/>
                    <pic:cNvPicPr/>
                  </pic:nvPicPr>
                  <pic:blipFill>
                    <a:blip r:embed="rId29"/>
                    <a:stretch>
                      <a:fillRect/>
                    </a:stretch>
                  </pic:blipFill>
                  <pic:spPr>
                    <a:xfrm>
                      <a:off x="0" y="0"/>
                      <a:ext cx="2769076" cy="1741984"/>
                    </a:xfrm>
                    <a:prstGeom prst="rect">
                      <a:avLst/>
                    </a:prstGeom>
                  </pic:spPr>
                </pic:pic>
              </a:graphicData>
            </a:graphic>
          </wp:inline>
        </w:drawing>
      </w:r>
    </w:p>
    <w:p w14:paraId="0F2C2196" w14:textId="77777777" w:rsidR="00D64DAB" w:rsidRPr="003326CF" w:rsidRDefault="00D64DAB" w:rsidP="00D64DAB">
      <w:pPr>
        <w:pStyle w:val="Heading2"/>
        <w:spacing w:before="0"/>
        <w:ind w:left="4140" w:hanging="1170"/>
        <w:rPr>
          <w:rFonts w:ascii="Arial" w:hAnsi="Arial" w:cs="Arial"/>
          <w:color w:val="000000"/>
          <w:sz w:val="20"/>
          <w:szCs w:val="20"/>
          <w:shd w:val="clear" w:color="auto" w:fill="FFFFFF"/>
        </w:rPr>
      </w:pPr>
      <w:r w:rsidRPr="003326CF">
        <w:rPr>
          <w:rFonts w:ascii="Arial" w:hAnsi="Arial" w:cs="Arial"/>
          <w:color w:val="000000"/>
          <w:sz w:val="20"/>
          <w:szCs w:val="20"/>
          <w:shd w:val="clear" w:color="auto" w:fill="FFFFFF"/>
        </w:rPr>
        <w:t>4.5.3.2.3.2.  Training Records are uploaded in “Training Program” tab. Ongoing for development.</w:t>
      </w:r>
    </w:p>
    <w:p w14:paraId="2B112619" w14:textId="77777777" w:rsidR="00D64DAB" w:rsidRPr="003326CF" w:rsidRDefault="00D64DAB" w:rsidP="003326CF">
      <w:pPr>
        <w:pStyle w:val="NoSpacing"/>
        <w:ind w:left="567"/>
        <w:rPr>
          <w:rFonts w:ascii="Arial" w:hAnsi="Arial" w:cs="Arial"/>
          <w:sz w:val="20"/>
          <w:szCs w:val="20"/>
          <w:shd w:val="clear" w:color="auto" w:fill="FFFFFF"/>
        </w:rPr>
      </w:pPr>
      <w:r w:rsidRPr="003326CF">
        <w:rPr>
          <w:rFonts w:ascii="Arial" w:hAnsi="Arial" w:cs="Arial"/>
          <w:sz w:val="20"/>
          <w:szCs w:val="20"/>
          <w:shd w:val="clear" w:color="auto" w:fill="FFFFFF"/>
        </w:rPr>
        <w:t xml:space="preserve">4.5.4.  Records Retention </w:t>
      </w:r>
    </w:p>
    <w:p w14:paraId="4BEF662C" w14:textId="77777777" w:rsidR="00D64DAB" w:rsidRPr="003326CF" w:rsidRDefault="00D64DAB" w:rsidP="003326CF">
      <w:pPr>
        <w:pStyle w:val="NoSpacing"/>
        <w:ind w:left="1985" w:hanging="851"/>
        <w:rPr>
          <w:rFonts w:ascii="Arial" w:hAnsi="Arial" w:cs="Arial"/>
          <w:sz w:val="20"/>
          <w:szCs w:val="20"/>
          <w:shd w:val="clear" w:color="auto" w:fill="FFFFFF"/>
        </w:rPr>
      </w:pPr>
      <w:r w:rsidRPr="003326CF">
        <w:rPr>
          <w:rFonts w:ascii="Arial" w:hAnsi="Arial" w:cs="Arial"/>
          <w:sz w:val="20"/>
          <w:szCs w:val="20"/>
          <w:shd w:val="clear" w:color="auto" w:fill="FFFFFF"/>
        </w:rPr>
        <w:t xml:space="preserve">4.5.4.1.  Records are kept for Three years following the date of hire </w:t>
      </w:r>
    </w:p>
    <w:p w14:paraId="3A2F7EB3" w14:textId="77777777" w:rsidR="00D64DAB" w:rsidRPr="003326CF" w:rsidRDefault="00D64DAB" w:rsidP="003326CF">
      <w:pPr>
        <w:pStyle w:val="NoSpacing"/>
        <w:ind w:left="1985" w:hanging="851"/>
        <w:rPr>
          <w:rFonts w:ascii="Arial" w:hAnsi="Arial" w:cs="Arial"/>
          <w:sz w:val="20"/>
          <w:szCs w:val="20"/>
          <w:shd w:val="clear" w:color="auto" w:fill="FFFFFF"/>
        </w:rPr>
      </w:pPr>
      <w:r w:rsidRPr="003326CF">
        <w:rPr>
          <w:rFonts w:ascii="Arial" w:hAnsi="Arial" w:cs="Arial"/>
          <w:sz w:val="20"/>
          <w:szCs w:val="20"/>
          <w:shd w:val="clear" w:color="auto" w:fill="FFFFFF"/>
        </w:rPr>
        <w:t>4.5.4.2.  Personnel Records are archived after clearance and the last pay has been released.</w:t>
      </w:r>
    </w:p>
    <w:p w14:paraId="415790DD" w14:textId="16AA2B94" w:rsidR="007925C4" w:rsidRPr="003326CF" w:rsidRDefault="00D64DAB" w:rsidP="003326CF">
      <w:pPr>
        <w:pStyle w:val="NoSpacing"/>
        <w:ind w:left="1985" w:hanging="851"/>
        <w:rPr>
          <w:rFonts w:ascii="Arial" w:hAnsi="Arial" w:cs="Arial"/>
          <w:sz w:val="20"/>
          <w:szCs w:val="20"/>
          <w:shd w:val="clear" w:color="auto" w:fill="FFFFFF"/>
        </w:rPr>
      </w:pPr>
      <w:r w:rsidRPr="003326CF">
        <w:rPr>
          <w:rFonts w:ascii="Arial" w:hAnsi="Arial" w:cs="Arial"/>
          <w:sz w:val="20"/>
          <w:szCs w:val="20"/>
          <w:shd w:val="clear" w:color="auto" w:fill="FFFFFF"/>
        </w:rPr>
        <w:t>4.5.4.3.  Records are removed to the database after Five years the employee leaves the company.</w:t>
      </w:r>
    </w:p>
    <w:p w14:paraId="02727C9E" w14:textId="0EBB6EAE" w:rsidR="006F0CBE" w:rsidRPr="008344A7" w:rsidRDefault="006F0CBE" w:rsidP="008344A7">
      <w:pPr>
        <w:pStyle w:val="Heading2"/>
        <w:rPr>
          <w:rFonts w:ascii="Arial" w:hAnsi="Arial" w:cs="Arial"/>
          <w:color w:val="auto"/>
          <w:sz w:val="22"/>
          <w:szCs w:val="22"/>
        </w:rPr>
      </w:pPr>
      <w:r w:rsidRPr="008344A7">
        <w:rPr>
          <w:rFonts w:ascii="Arial" w:hAnsi="Arial" w:cs="Arial"/>
          <w:color w:val="auto"/>
          <w:sz w:val="22"/>
          <w:szCs w:val="22"/>
        </w:rPr>
        <w:t xml:space="preserve">4.6 </w:t>
      </w:r>
      <w:r w:rsidR="00FF7325" w:rsidRPr="008344A7">
        <w:rPr>
          <w:rFonts w:ascii="Arial" w:hAnsi="Arial" w:cs="Arial"/>
          <w:color w:val="auto"/>
          <w:sz w:val="22"/>
          <w:szCs w:val="22"/>
        </w:rPr>
        <w:t>Leave Policy</w:t>
      </w:r>
    </w:p>
    <w:p w14:paraId="4E0683C8" w14:textId="6AFA75C8" w:rsidR="007925C4" w:rsidRDefault="007925C4" w:rsidP="008344A7">
      <w:pPr>
        <w:pStyle w:val="NoSpacing"/>
        <w:tabs>
          <w:tab w:val="left" w:pos="709"/>
        </w:tabs>
        <w:rPr>
          <w:rFonts w:ascii="Arial" w:hAnsi="Arial" w:cs="Arial"/>
          <w:sz w:val="20"/>
          <w:szCs w:val="20"/>
        </w:rPr>
      </w:pPr>
    </w:p>
    <w:p w14:paraId="2585699A" w14:textId="4E6FFDF3" w:rsidR="007925C4" w:rsidRPr="008344A7" w:rsidRDefault="008344A7" w:rsidP="008344A7">
      <w:pPr>
        <w:pStyle w:val="NoSpacing"/>
        <w:ind w:left="426" w:firstLine="567"/>
        <w:jc w:val="both"/>
        <w:rPr>
          <w:rFonts w:ascii="Arial" w:hAnsi="Arial" w:cs="Arial"/>
          <w:sz w:val="20"/>
          <w:szCs w:val="20"/>
        </w:rPr>
      </w:pPr>
      <w:r w:rsidRPr="008344A7">
        <w:rPr>
          <w:rFonts w:ascii="Arial" w:hAnsi="Arial" w:cs="Arial"/>
          <w:sz w:val="20"/>
          <w:szCs w:val="20"/>
        </w:rPr>
        <w:t xml:space="preserve">A Leave Policy describes the number of leaves of </w:t>
      </w:r>
      <w:proofErr w:type="spellStart"/>
      <w:r w:rsidRPr="008344A7">
        <w:rPr>
          <w:rFonts w:ascii="Arial" w:hAnsi="Arial" w:cs="Arial"/>
          <w:sz w:val="20"/>
          <w:szCs w:val="20"/>
        </w:rPr>
        <w:t>Consultare</w:t>
      </w:r>
      <w:proofErr w:type="spellEnd"/>
      <w:r w:rsidRPr="008344A7">
        <w:rPr>
          <w:rFonts w:ascii="Arial" w:hAnsi="Arial" w:cs="Arial"/>
          <w:sz w:val="20"/>
          <w:szCs w:val="20"/>
        </w:rPr>
        <w:t xml:space="preserve"> Inc. employee Virtual Assistants have, the type of leaves they are qualified, and how to apply for leaves. With this policy, the company guarantees you that we provide you the necessary time off to resolve any problems, recover from sickness, go for a vacation, deal with life events, celebrate holidays, or to simply relax.</w:t>
      </w:r>
    </w:p>
    <w:p w14:paraId="1412A414" w14:textId="2A2D54AE" w:rsidR="007925C4" w:rsidRDefault="007925C4" w:rsidP="005C4178">
      <w:pPr>
        <w:pStyle w:val="NoSpacing"/>
        <w:tabs>
          <w:tab w:val="left" w:pos="709"/>
        </w:tabs>
        <w:ind w:left="426" w:firstLine="283"/>
        <w:rPr>
          <w:rFonts w:ascii="Arial" w:hAnsi="Arial" w:cs="Arial"/>
          <w:sz w:val="20"/>
          <w:szCs w:val="20"/>
        </w:rPr>
      </w:pPr>
    </w:p>
    <w:p w14:paraId="3F8A594B" w14:textId="77777777" w:rsidR="008344A7" w:rsidRDefault="008344A7" w:rsidP="008344A7">
      <w:pPr>
        <w:pStyle w:val="NoSpacing"/>
        <w:tabs>
          <w:tab w:val="left" w:pos="709"/>
        </w:tabs>
        <w:ind w:left="426" w:firstLine="283"/>
        <w:rPr>
          <w:rFonts w:ascii="Arial" w:hAnsi="Arial" w:cs="Arial"/>
          <w:sz w:val="20"/>
          <w:szCs w:val="20"/>
        </w:rPr>
      </w:pPr>
      <w:r>
        <w:rPr>
          <w:rFonts w:ascii="Arial" w:hAnsi="Arial" w:cs="Arial"/>
          <w:sz w:val="20"/>
          <w:szCs w:val="20"/>
        </w:rPr>
        <w:t>4.6.1 Paid Time Off:</w:t>
      </w:r>
    </w:p>
    <w:p w14:paraId="72563345" w14:textId="77777777" w:rsidR="008344A7" w:rsidRDefault="008344A7" w:rsidP="008344A7">
      <w:pPr>
        <w:pStyle w:val="NoSpacing"/>
        <w:tabs>
          <w:tab w:val="left" w:pos="709"/>
        </w:tabs>
        <w:ind w:left="426" w:firstLine="283"/>
        <w:rPr>
          <w:rFonts w:ascii="Arial" w:hAnsi="Arial" w:cs="Arial"/>
          <w:sz w:val="20"/>
          <w:szCs w:val="20"/>
        </w:rPr>
      </w:pPr>
    </w:p>
    <w:p w14:paraId="621A71D3" w14:textId="236598BF" w:rsidR="008344A7" w:rsidRDefault="008344A7" w:rsidP="008344A7">
      <w:pPr>
        <w:pStyle w:val="NoSpacing"/>
        <w:tabs>
          <w:tab w:val="left" w:pos="709"/>
        </w:tabs>
        <w:ind w:left="1843" w:hanging="709"/>
        <w:rPr>
          <w:rFonts w:ascii="Arial" w:hAnsi="Arial" w:cs="Arial"/>
          <w:sz w:val="20"/>
          <w:szCs w:val="20"/>
        </w:rPr>
      </w:pPr>
      <w:r>
        <w:rPr>
          <w:rFonts w:ascii="Arial" w:hAnsi="Arial" w:cs="Arial"/>
          <w:sz w:val="20"/>
          <w:szCs w:val="20"/>
        </w:rPr>
        <w:t xml:space="preserve">4.6.1.1. </w:t>
      </w:r>
      <w:r w:rsidRPr="008344A7">
        <w:rPr>
          <w:rFonts w:ascii="Arial" w:hAnsi="Arial" w:cs="Arial"/>
          <w:sz w:val="20"/>
          <w:szCs w:val="20"/>
        </w:rPr>
        <w:t xml:space="preserve">PTO is a combination of vacation, emergency, sick, and personal time for Virtual Assistants to use when they paid time off from duty. </w:t>
      </w:r>
    </w:p>
    <w:p w14:paraId="3FEA4072" w14:textId="48EE35C5" w:rsidR="008344A7" w:rsidRDefault="008344A7" w:rsidP="008344A7">
      <w:pPr>
        <w:pStyle w:val="NoSpacing"/>
        <w:tabs>
          <w:tab w:val="left" w:pos="709"/>
        </w:tabs>
        <w:ind w:left="1843" w:hanging="709"/>
        <w:rPr>
          <w:rFonts w:ascii="Arial" w:hAnsi="Arial" w:cs="Arial"/>
          <w:sz w:val="20"/>
          <w:szCs w:val="20"/>
        </w:rPr>
      </w:pPr>
      <w:r>
        <w:rPr>
          <w:rFonts w:ascii="Arial" w:hAnsi="Arial" w:cs="Arial"/>
          <w:sz w:val="20"/>
          <w:szCs w:val="20"/>
        </w:rPr>
        <w:t xml:space="preserve">4.6.1.2. </w:t>
      </w:r>
      <w:r w:rsidRPr="008344A7">
        <w:rPr>
          <w:rFonts w:ascii="Arial" w:hAnsi="Arial" w:cs="Arial"/>
          <w:sz w:val="20"/>
          <w:szCs w:val="20"/>
        </w:rPr>
        <w:t>A regular Virtual Assistant, either full- time or part-time can avail PTO for 24 days every year.</w:t>
      </w:r>
    </w:p>
    <w:p w14:paraId="13CCE15A" w14:textId="35187C58" w:rsidR="008344A7" w:rsidRDefault="008344A7" w:rsidP="008344A7">
      <w:pPr>
        <w:pStyle w:val="NoSpacing"/>
        <w:tabs>
          <w:tab w:val="left" w:pos="709"/>
        </w:tabs>
        <w:ind w:left="1843" w:hanging="709"/>
        <w:rPr>
          <w:rFonts w:ascii="Arial" w:hAnsi="Arial" w:cs="Arial"/>
          <w:sz w:val="20"/>
          <w:szCs w:val="20"/>
        </w:rPr>
      </w:pPr>
      <w:r>
        <w:rPr>
          <w:rFonts w:ascii="Arial" w:hAnsi="Arial" w:cs="Arial"/>
          <w:sz w:val="20"/>
          <w:szCs w:val="20"/>
        </w:rPr>
        <w:t xml:space="preserve">4.6.1.3. </w:t>
      </w:r>
      <w:r w:rsidRPr="008344A7">
        <w:rPr>
          <w:rFonts w:ascii="Arial" w:hAnsi="Arial" w:cs="Arial"/>
          <w:sz w:val="20"/>
          <w:szCs w:val="20"/>
        </w:rPr>
        <w:t>After the 90 days probationary period, new Virtual Assistant will start incurring of 2 days per month PTO.</w:t>
      </w:r>
    </w:p>
    <w:p w14:paraId="7EF9F7C2" w14:textId="6DBB4C51" w:rsidR="008344A7" w:rsidRDefault="008344A7" w:rsidP="008344A7">
      <w:pPr>
        <w:pStyle w:val="NoSpacing"/>
        <w:tabs>
          <w:tab w:val="left" w:pos="709"/>
        </w:tabs>
        <w:ind w:left="1843" w:hanging="709"/>
        <w:rPr>
          <w:rFonts w:ascii="Arial" w:hAnsi="Arial" w:cs="Arial"/>
          <w:sz w:val="20"/>
          <w:szCs w:val="20"/>
        </w:rPr>
      </w:pPr>
      <w:r>
        <w:rPr>
          <w:rFonts w:ascii="Arial" w:hAnsi="Arial" w:cs="Arial"/>
          <w:sz w:val="20"/>
          <w:szCs w:val="20"/>
        </w:rPr>
        <w:t xml:space="preserve">4.6.1.4. </w:t>
      </w:r>
      <w:r w:rsidRPr="008344A7">
        <w:rPr>
          <w:rFonts w:ascii="Arial" w:hAnsi="Arial" w:cs="Arial"/>
          <w:sz w:val="20"/>
          <w:szCs w:val="20"/>
        </w:rPr>
        <w:t>Procedures:</w:t>
      </w:r>
    </w:p>
    <w:p w14:paraId="592F2ACA" w14:textId="3DEE28C8" w:rsidR="008344A7" w:rsidRDefault="008344A7" w:rsidP="008344A7">
      <w:pPr>
        <w:pStyle w:val="NoSpacing"/>
        <w:tabs>
          <w:tab w:val="left" w:pos="709"/>
        </w:tabs>
        <w:ind w:left="1843" w:hanging="142"/>
        <w:rPr>
          <w:rFonts w:ascii="Arial" w:hAnsi="Arial" w:cs="Arial"/>
          <w:sz w:val="20"/>
          <w:szCs w:val="20"/>
        </w:rPr>
      </w:pPr>
      <w:r>
        <w:rPr>
          <w:rFonts w:ascii="Arial" w:hAnsi="Arial" w:cs="Arial"/>
          <w:sz w:val="20"/>
          <w:szCs w:val="20"/>
        </w:rPr>
        <w:tab/>
        <w:t xml:space="preserve">4.6.1.4.1 </w:t>
      </w:r>
      <w:r w:rsidRPr="008344A7">
        <w:rPr>
          <w:rFonts w:ascii="Arial" w:hAnsi="Arial" w:cs="Arial"/>
          <w:sz w:val="20"/>
          <w:szCs w:val="20"/>
        </w:rPr>
        <w:t>A</w:t>
      </w:r>
      <w:r>
        <w:rPr>
          <w:rFonts w:ascii="Arial" w:hAnsi="Arial" w:cs="Arial"/>
          <w:sz w:val="20"/>
          <w:szCs w:val="20"/>
        </w:rPr>
        <w:t xml:space="preserve"> </w:t>
      </w:r>
      <w:r w:rsidRPr="008344A7">
        <w:rPr>
          <w:rFonts w:ascii="Arial" w:hAnsi="Arial" w:cs="Arial"/>
          <w:sz w:val="20"/>
          <w:szCs w:val="20"/>
        </w:rPr>
        <w:t xml:space="preserve">Virtual Assistant should inform the HR and his/ her Superior in </w:t>
      </w:r>
    </w:p>
    <w:p w14:paraId="102EF195" w14:textId="35A8BDB0" w:rsidR="008344A7" w:rsidRPr="008344A7" w:rsidRDefault="008344A7" w:rsidP="008344A7">
      <w:pPr>
        <w:pStyle w:val="NoSpacing"/>
        <w:tabs>
          <w:tab w:val="left" w:pos="709"/>
        </w:tabs>
        <w:ind w:left="2694" w:hanging="993"/>
        <w:rPr>
          <w:rFonts w:ascii="Arial" w:hAnsi="Arial" w:cs="Arial"/>
          <w:sz w:val="20"/>
          <w:szCs w:val="20"/>
        </w:rPr>
      </w:pPr>
      <w:r>
        <w:rPr>
          <w:rFonts w:ascii="Arial" w:hAnsi="Arial" w:cs="Arial"/>
          <w:sz w:val="20"/>
          <w:szCs w:val="20"/>
        </w:rPr>
        <w:t xml:space="preserve"> </w:t>
      </w:r>
      <w:r>
        <w:rPr>
          <w:rFonts w:ascii="Arial" w:hAnsi="Arial" w:cs="Arial"/>
          <w:sz w:val="20"/>
          <w:szCs w:val="20"/>
        </w:rPr>
        <w:tab/>
      </w:r>
      <w:r w:rsidRPr="008344A7">
        <w:rPr>
          <w:rFonts w:ascii="Arial" w:hAnsi="Arial" w:cs="Arial"/>
          <w:sz w:val="20"/>
          <w:szCs w:val="20"/>
        </w:rPr>
        <w:t xml:space="preserve">advanced for the date he or she wants to apply for. </w:t>
      </w:r>
    </w:p>
    <w:p w14:paraId="075602E2" w14:textId="29C156D2" w:rsidR="002D2566" w:rsidRDefault="008344A7" w:rsidP="00D82EE5">
      <w:pPr>
        <w:pStyle w:val="NoSpacing"/>
        <w:tabs>
          <w:tab w:val="left" w:pos="709"/>
        </w:tabs>
        <w:ind w:left="2694" w:hanging="851"/>
        <w:rPr>
          <w:rFonts w:ascii="Arial" w:hAnsi="Arial" w:cs="Arial"/>
          <w:sz w:val="20"/>
          <w:szCs w:val="20"/>
        </w:rPr>
      </w:pPr>
      <w:r w:rsidRPr="008344A7">
        <w:rPr>
          <w:rFonts w:ascii="Arial" w:hAnsi="Arial" w:cs="Arial"/>
          <w:sz w:val="20"/>
          <w:szCs w:val="20"/>
        </w:rPr>
        <w:t>4.</w:t>
      </w:r>
      <w:r>
        <w:rPr>
          <w:rFonts w:ascii="Arial" w:hAnsi="Arial" w:cs="Arial"/>
          <w:sz w:val="20"/>
          <w:szCs w:val="20"/>
        </w:rPr>
        <w:t>6</w:t>
      </w:r>
      <w:r w:rsidRPr="008344A7">
        <w:rPr>
          <w:rFonts w:ascii="Arial" w:hAnsi="Arial" w:cs="Arial"/>
          <w:sz w:val="20"/>
          <w:szCs w:val="20"/>
        </w:rPr>
        <w:t>.1.4.2</w:t>
      </w:r>
      <w:r>
        <w:rPr>
          <w:rFonts w:ascii="Arial" w:hAnsi="Arial" w:cs="Arial"/>
          <w:sz w:val="20"/>
          <w:szCs w:val="20"/>
        </w:rPr>
        <w:t xml:space="preserve"> </w:t>
      </w:r>
      <w:r w:rsidRPr="008344A7">
        <w:rPr>
          <w:rFonts w:ascii="Arial" w:hAnsi="Arial" w:cs="Arial"/>
          <w:sz w:val="20"/>
          <w:szCs w:val="20"/>
        </w:rPr>
        <w:t>The date a</w:t>
      </w:r>
      <w:r>
        <w:rPr>
          <w:rFonts w:ascii="Arial" w:hAnsi="Arial" w:cs="Arial"/>
          <w:sz w:val="20"/>
          <w:szCs w:val="20"/>
        </w:rPr>
        <w:t xml:space="preserve"> </w:t>
      </w:r>
      <w:r w:rsidRPr="008344A7">
        <w:rPr>
          <w:rFonts w:ascii="Arial" w:hAnsi="Arial" w:cs="Arial"/>
          <w:sz w:val="20"/>
          <w:szCs w:val="20"/>
        </w:rPr>
        <w:t>Virtual Assistant applied will be still under approval to avoid similar date of leave with your team alternate.</w:t>
      </w:r>
    </w:p>
    <w:p w14:paraId="3C4948E9" w14:textId="09B95A58" w:rsidR="008344A7" w:rsidRPr="00F449D1" w:rsidRDefault="002D2566" w:rsidP="002D2566">
      <w:pPr>
        <w:pStyle w:val="NoSpacing"/>
        <w:tabs>
          <w:tab w:val="left" w:pos="709"/>
        </w:tabs>
        <w:rPr>
          <w:rFonts w:ascii="Arial" w:hAnsi="Arial" w:cs="Arial"/>
          <w:b/>
          <w:bCs/>
          <w:sz w:val="20"/>
          <w:szCs w:val="20"/>
        </w:rPr>
      </w:pPr>
      <w:r>
        <w:rPr>
          <w:rFonts w:ascii="Arial" w:hAnsi="Arial" w:cs="Arial"/>
          <w:sz w:val="20"/>
          <w:szCs w:val="20"/>
        </w:rPr>
        <w:tab/>
      </w:r>
      <w:r w:rsidR="008344A7" w:rsidRPr="00F449D1">
        <w:rPr>
          <w:rFonts w:ascii="Arial" w:hAnsi="Arial" w:cs="Arial"/>
          <w:b/>
          <w:bCs/>
          <w:sz w:val="20"/>
          <w:szCs w:val="20"/>
        </w:rPr>
        <w:t>Types of PTO</w:t>
      </w:r>
      <w:r w:rsidRPr="00F449D1">
        <w:rPr>
          <w:rFonts w:ascii="Arial" w:hAnsi="Arial" w:cs="Arial"/>
          <w:b/>
          <w:bCs/>
          <w:sz w:val="20"/>
          <w:szCs w:val="20"/>
        </w:rPr>
        <w:t>:</w:t>
      </w:r>
    </w:p>
    <w:p w14:paraId="0632FE5E" w14:textId="72176C60" w:rsidR="002D2566" w:rsidRDefault="002D2566" w:rsidP="00C90EFB">
      <w:pPr>
        <w:pStyle w:val="NoSpacing"/>
        <w:tabs>
          <w:tab w:val="left" w:pos="709"/>
        </w:tabs>
        <w:ind w:left="567"/>
        <w:rPr>
          <w:rFonts w:ascii="Arial" w:hAnsi="Arial" w:cs="Arial"/>
          <w:sz w:val="20"/>
          <w:szCs w:val="20"/>
        </w:rPr>
      </w:pPr>
      <w:r>
        <w:rPr>
          <w:rFonts w:ascii="Arial" w:hAnsi="Arial" w:cs="Arial"/>
          <w:sz w:val="20"/>
          <w:szCs w:val="20"/>
        </w:rPr>
        <w:tab/>
      </w:r>
    </w:p>
    <w:p w14:paraId="083F4A22" w14:textId="77777777" w:rsidR="00F449D1" w:rsidRDefault="002D2566" w:rsidP="00F449D1">
      <w:pPr>
        <w:pStyle w:val="NoSpacing"/>
        <w:tabs>
          <w:tab w:val="left" w:pos="709"/>
        </w:tabs>
        <w:rPr>
          <w:rFonts w:ascii="Arial" w:hAnsi="Arial" w:cs="Arial"/>
          <w:sz w:val="20"/>
          <w:szCs w:val="20"/>
        </w:rPr>
      </w:pPr>
      <w:r>
        <w:rPr>
          <w:rFonts w:ascii="Arial" w:hAnsi="Arial" w:cs="Arial"/>
          <w:sz w:val="20"/>
          <w:szCs w:val="20"/>
        </w:rPr>
        <w:tab/>
        <w:t xml:space="preserve">4.6.2 </w:t>
      </w:r>
      <w:r w:rsidRPr="002D2566">
        <w:rPr>
          <w:rFonts w:ascii="Arial" w:hAnsi="Arial" w:cs="Arial"/>
          <w:sz w:val="20"/>
          <w:szCs w:val="20"/>
        </w:rPr>
        <w:t>Vacation Leave</w:t>
      </w:r>
      <w:r w:rsidR="00F449D1">
        <w:rPr>
          <w:rFonts w:ascii="Arial" w:hAnsi="Arial" w:cs="Arial"/>
          <w:sz w:val="20"/>
          <w:szCs w:val="20"/>
        </w:rPr>
        <w:t xml:space="preserve"> </w:t>
      </w:r>
    </w:p>
    <w:p w14:paraId="32A99D3F" w14:textId="05AF8E49" w:rsidR="00F449D1" w:rsidRDefault="00F449D1" w:rsidP="00F449D1">
      <w:pPr>
        <w:pStyle w:val="NoSpacing"/>
        <w:tabs>
          <w:tab w:val="left" w:pos="709"/>
          <w:tab w:val="left" w:pos="851"/>
        </w:tabs>
        <w:ind w:left="1843" w:hanging="709"/>
        <w:rPr>
          <w:rFonts w:ascii="Arial" w:hAnsi="Arial" w:cs="Arial"/>
          <w:sz w:val="20"/>
          <w:szCs w:val="20"/>
        </w:rPr>
      </w:pPr>
      <w:r>
        <w:rPr>
          <w:rFonts w:ascii="Arial" w:hAnsi="Arial" w:cs="Arial"/>
          <w:sz w:val="20"/>
          <w:szCs w:val="20"/>
        </w:rPr>
        <w:t xml:space="preserve">4.6.2.1 </w:t>
      </w:r>
      <w:r w:rsidRPr="00F449D1">
        <w:rPr>
          <w:rFonts w:ascii="Arial" w:hAnsi="Arial" w:cs="Arial"/>
          <w:sz w:val="20"/>
          <w:szCs w:val="20"/>
        </w:rPr>
        <w:t xml:space="preserve">All full-time and part- time regular Virtual Assistants are eligible for vacation benefits. </w:t>
      </w:r>
    </w:p>
    <w:p w14:paraId="66F259AC" w14:textId="764773B4" w:rsidR="00F449D1" w:rsidRDefault="00F449D1" w:rsidP="00F449D1">
      <w:pPr>
        <w:pStyle w:val="NoSpacing"/>
        <w:tabs>
          <w:tab w:val="left" w:pos="709"/>
          <w:tab w:val="left" w:pos="851"/>
        </w:tabs>
        <w:ind w:left="1843" w:hanging="709"/>
        <w:rPr>
          <w:rFonts w:ascii="Arial" w:hAnsi="Arial" w:cs="Arial"/>
          <w:sz w:val="20"/>
          <w:szCs w:val="20"/>
        </w:rPr>
      </w:pPr>
      <w:r w:rsidRPr="00F449D1">
        <w:rPr>
          <w:rFonts w:ascii="Arial" w:hAnsi="Arial" w:cs="Arial"/>
          <w:sz w:val="20"/>
          <w:szCs w:val="20"/>
        </w:rPr>
        <w:t>4.</w:t>
      </w:r>
      <w:r>
        <w:rPr>
          <w:rFonts w:ascii="Arial" w:hAnsi="Arial" w:cs="Arial"/>
          <w:sz w:val="20"/>
          <w:szCs w:val="20"/>
        </w:rPr>
        <w:t>6</w:t>
      </w:r>
      <w:r w:rsidRPr="00F449D1">
        <w:rPr>
          <w:rFonts w:ascii="Arial" w:hAnsi="Arial" w:cs="Arial"/>
          <w:sz w:val="20"/>
          <w:szCs w:val="20"/>
        </w:rPr>
        <w:t>.2.2</w:t>
      </w:r>
      <w:r w:rsidRPr="00F449D1">
        <w:rPr>
          <w:rFonts w:ascii="Arial" w:hAnsi="Arial" w:cs="Arial"/>
          <w:sz w:val="20"/>
          <w:szCs w:val="20"/>
        </w:rPr>
        <w:tab/>
        <w:t>All Virtual Assistants who are eligible for the Paid Time Off must submit a yearly vacation plan to their immediate head subject for approval.</w:t>
      </w:r>
    </w:p>
    <w:p w14:paraId="2A8CAC30" w14:textId="517D1105" w:rsidR="00F449D1" w:rsidRDefault="00F449D1" w:rsidP="00F449D1">
      <w:pPr>
        <w:pStyle w:val="NoSpacing"/>
        <w:tabs>
          <w:tab w:val="left" w:pos="709"/>
          <w:tab w:val="left" w:pos="851"/>
        </w:tabs>
        <w:ind w:left="1843" w:hanging="709"/>
        <w:rPr>
          <w:rFonts w:ascii="Arial" w:hAnsi="Arial" w:cs="Arial"/>
          <w:sz w:val="20"/>
          <w:szCs w:val="20"/>
        </w:rPr>
      </w:pPr>
      <w:r w:rsidRPr="00F449D1">
        <w:rPr>
          <w:rFonts w:ascii="Arial" w:hAnsi="Arial" w:cs="Arial"/>
          <w:sz w:val="20"/>
          <w:szCs w:val="20"/>
        </w:rPr>
        <w:lastRenderedPageBreak/>
        <w:t>4.</w:t>
      </w:r>
      <w:r>
        <w:rPr>
          <w:rFonts w:ascii="Arial" w:hAnsi="Arial" w:cs="Arial"/>
          <w:sz w:val="20"/>
          <w:szCs w:val="20"/>
        </w:rPr>
        <w:t>6</w:t>
      </w:r>
      <w:r w:rsidRPr="00F449D1">
        <w:rPr>
          <w:rFonts w:ascii="Arial" w:hAnsi="Arial" w:cs="Arial"/>
          <w:sz w:val="20"/>
          <w:szCs w:val="20"/>
        </w:rPr>
        <w:t>.2.3</w:t>
      </w:r>
      <w:r w:rsidRPr="00F449D1">
        <w:rPr>
          <w:rFonts w:ascii="Arial" w:hAnsi="Arial" w:cs="Arial"/>
          <w:sz w:val="20"/>
          <w:szCs w:val="20"/>
        </w:rPr>
        <w:tab/>
        <w:t>For Vacation leave scheduled attached to Christmas Holiday and New Year’s Holiday, Virtual Assistant can only avail once every other year and subject for approval by immediate head.</w:t>
      </w:r>
    </w:p>
    <w:p w14:paraId="1A3C90B9" w14:textId="77777777" w:rsidR="00F449D1" w:rsidRDefault="00F449D1" w:rsidP="00F449D1">
      <w:pPr>
        <w:pStyle w:val="NoSpacing"/>
        <w:tabs>
          <w:tab w:val="left" w:pos="709"/>
          <w:tab w:val="left" w:pos="851"/>
        </w:tabs>
        <w:ind w:left="1843" w:hanging="709"/>
        <w:rPr>
          <w:rFonts w:ascii="Arial" w:hAnsi="Arial" w:cs="Arial"/>
          <w:sz w:val="20"/>
          <w:szCs w:val="20"/>
        </w:rPr>
      </w:pPr>
      <w:r w:rsidRPr="00F449D1">
        <w:rPr>
          <w:rFonts w:ascii="Arial" w:hAnsi="Arial" w:cs="Arial"/>
          <w:sz w:val="20"/>
          <w:szCs w:val="20"/>
        </w:rPr>
        <w:t>4.</w:t>
      </w:r>
      <w:r>
        <w:rPr>
          <w:rFonts w:ascii="Arial" w:hAnsi="Arial" w:cs="Arial"/>
          <w:sz w:val="20"/>
          <w:szCs w:val="20"/>
        </w:rPr>
        <w:t>6</w:t>
      </w:r>
      <w:r w:rsidRPr="00F449D1">
        <w:rPr>
          <w:rFonts w:ascii="Arial" w:hAnsi="Arial" w:cs="Arial"/>
          <w:sz w:val="20"/>
          <w:szCs w:val="20"/>
        </w:rPr>
        <w:t>.2.4</w:t>
      </w:r>
      <w:r w:rsidRPr="00F449D1">
        <w:rPr>
          <w:rFonts w:ascii="Arial" w:hAnsi="Arial" w:cs="Arial"/>
          <w:sz w:val="20"/>
          <w:szCs w:val="20"/>
        </w:rPr>
        <w:tab/>
        <w:t>Vacation Leave cannot be filed after sick leave.</w:t>
      </w:r>
    </w:p>
    <w:p w14:paraId="4DED04FB" w14:textId="77777777" w:rsidR="00F449D1" w:rsidRDefault="00F449D1" w:rsidP="00F449D1">
      <w:pPr>
        <w:pStyle w:val="NoSpacing"/>
        <w:tabs>
          <w:tab w:val="left" w:pos="709"/>
          <w:tab w:val="left" w:pos="851"/>
        </w:tabs>
        <w:ind w:left="1843" w:hanging="709"/>
        <w:rPr>
          <w:rFonts w:ascii="Arial" w:hAnsi="Arial" w:cs="Arial"/>
          <w:sz w:val="20"/>
          <w:szCs w:val="20"/>
        </w:rPr>
      </w:pPr>
      <w:r w:rsidRPr="00F449D1">
        <w:rPr>
          <w:rFonts w:ascii="Arial" w:hAnsi="Arial" w:cs="Arial"/>
          <w:sz w:val="20"/>
          <w:szCs w:val="20"/>
        </w:rPr>
        <w:t>4.</w:t>
      </w:r>
      <w:r>
        <w:rPr>
          <w:rFonts w:ascii="Arial" w:hAnsi="Arial" w:cs="Arial"/>
          <w:sz w:val="20"/>
          <w:szCs w:val="20"/>
        </w:rPr>
        <w:t>6</w:t>
      </w:r>
      <w:r w:rsidRPr="00F449D1">
        <w:rPr>
          <w:rFonts w:ascii="Arial" w:hAnsi="Arial" w:cs="Arial"/>
          <w:sz w:val="20"/>
          <w:szCs w:val="20"/>
        </w:rPr>
        <w:t>.2.5</w:t>
      </w:r>
      <w:r w:rsidRPr="00F449D1">
        <w:rPr>
          <w:rFonts w:ascii="Arial" w:hAnsi="Arial" w:cs="Arial"/>
          <w:sz w:val="20"/>
          <w:szCs w:val="20"/>
        </w:rPr>
        <w:tab/>
        <w:t>A Vacation Leave is a planned leave for Birthdays, Anniversaries and Personal Reasons must be filed a minimum of 3 days before the leave</w:t>
      </w:r>
      <w:r>
        <w:rPr>
          <w:rFonts w:ascii="Arial" w:hAnsi="Arial" w:cs="Arial"/>
          <w:sz w:val="20"/>
          <w:szCs w:val="20"/>
        </w:rPr>
        <w:t>.</w:t>
      </w:r>
    </w:p>
    <w:p w14:paraId="3ACDD243" w14:textId="215E13C0" w:rsidR="00F449D1" w:rsidRPr="00F449D1" w:rsidRDefault="00F449D1" w:rsidP="00F449D1">
      <w:pPr>
        <w:pStyle w:val="NoSpacing"/>
        <w:tabs>
          <w:tab w:val="left" w:pos="709"/>
          <w:tab w:val="left" w:pos="851"/>
        </w:tabs>
        <w:ind w:left="2694" w:hanging="851"/>
        <w:rPr>
          <w:rFonts w:ascii="Arial" w:hAnsi="Arial" w:cs="Arial"/>
          <w:sz w:val="20"/>
          <w:szCs w:val="20"/>
        </w:rPr>
      </w:pPr>
      <w:r w:rsidRPr="00F449D1">
        <w:rPr>
          <w:rFonts w:ascii="Arial" w:hAnsi="Arial" w:cs="Arial"/>
          <w:sz w:val="20"/>
          <w:szCs w:val="20"/>
        </w:rPr>
        <w:t>4.</w:t>
      </w:r>
      <w:r>
        <w:rPr>
          <w:rFonts w:ascii="Arial" w:hAnsi="Arial" w:cs="Arial"/>
          <w:sz w:val="20"/>
          <w:szCs w:val="20"/>
        </w:rPr>
        <w:t>6</w:t>
      </w:r>
      <w:r w:rsidRPr="00F449D1">
        <w:rPr>
          <w:rFonts w:ascii="Arial" w:hAnsi="Arial" w:cs="Arial"/>
          <w:sz w:val="20"/>
          <w:szCs w:val="20"/>
        </w:rPr>
        <w:t>.2.5.1</w:t>
      </w:r>
      <w:r>
        <w:rPr>
          <w:rFonts w:ascii="Arial" w:hAnsi="Arial" w:cs="Arial"/>
          <w:sz w:val="20"/>
          <w:szCs w:val="20"/>
        </w:rPr>
        <w:t xml:space="preserve"> </w:t>
      </w:r>
      <w:r w:rsidRPr="00F449D1">
        <w:rPr>
          <w:rFonts w:ascii="Arial" w:hAnsi="Arial" w:cs="Arial"/>
          <w:sz w:val="20"/>
          <w:szCs w:val="20"/>
        </w:rPr>
        <w:t>The Virtual Assistant must seek approval thru email with project and task endorsement.</w:t>
      </w:r>
    </w:p>
    <w:p w14:paraId="25C96D6B" w14:textId="15FF4D62" w:rsidR="00F449D1" w:rsidRPr="00F449D1" w:rsidRDefault="00F449D1" w:rsidP="00B54A84">
      <w:pPr>
        <w:pStyle w:val="NoSpacing"/>
        <w:tabs>
          <w:tab w:val="left" w:pos="709"/>
        </w:tabs>
        <w:ind w:left="1843"/>
        <w:rPr>
          <w:rFonts w:ascii="Arial" w:hAnsi="Arial" w:cs="Arial"/>
          <w:sz w:val="20"/>
          <w:szCs w:val="20"/>
        </w:rPr>
      </w:pPr>
      <w:r w:rsidRPr="00F449D1">
        <w:rPr>
          <w:rFonts w:ascii="Arial" w:hAnsi="Arial" w:cs="Arial"/>
          <w:sz w:val="20"/>
          <w:szCs w:val="20"/>
        </w:rPr>
        <w:t>4.</w:t>
      </w:r>
      <w:r>
        <w:rPr>
          <w:rFonts w:ascii="Arial" w:hAnsi="Arial" w:cs="Arial"/>
          <w:sz w:val="20"/>
          <w:szCs w:val="20"/>
        </w:rPr>
        <w:t>6</w:t>
      </w:r>
      <w:r w:rsidRPr="00F449D1">
        <w:rPr>
          <w:rFonts w:ascii="Arial" w:hAnsi="Arial" w:cs="Arial"/>
          <w:sz w:val="20"/>
          <w:szCs w:val="20"/>
        </w:rPr>
        <w:t>.2.5.2</w:t>
      </w:r>
      <w:r>
        <w:rPr>
          <w:rFonts w:ascii="Arial" w:hAnsi="Arial" w:cs="Arial"/>
          <w:sz w:val="20"/>
          <w:szCs w:val="20"/>
        </w:rPr>
        <w:t xml:space="preserve"> </w:t>
      </w:r>
      <w:r w:rsidRPr="00F449D1">
        <w:rPr>
          <w:rFonts w:ascii="Arial" w:hAnsi="Arial" w:cs="Arial"/>
          <w:sz w:val="20"/>
          <w:szCs w:val="20"/>
        </w:rPr>
        <w:t>Approval of immediate head must be 3 days before the Vacation Leave.</w:t>
      </w:r>
    </w:p>
    <w:p w14:paraId="3B7775DE" w14:textId="77777777" w:rsidR="00F449D1" w:rsidRPr="00F449D1" w:rsidRDefault="00F449D1" w:rsidP="00F449D1">
      <w:pPr>
        <w:pStyle w:val="NoSpacing"/>
        <w:tabs>
          <w:tab w:val="left" w:pos="709"/>
        </w:tabs>
        <w:rPr>
          <w:rFonts w:ascii="Arial" w:hAnsi="Arial" w:cs="Arial"/>
          <w:sz w:val="20"/>
          <w:szCs w:val="20"/>
        </w:rPr>
      </w:pPr>
    </w:p>
    <w:p w14:paraId="48B3EC28" w14:textId="77777777" w:rsidR="00B54A84" w:rsidRDefault="00B54A84" w:rsidP="00B54A84">
      <w:pPr>
        <w:pStyle w:val="NoSpacing"/>
        <w:tabs>
          <w:tab w:val="left" w:pos="1276"/>
        </w:tabs>
        <w:ind w:left="709"/>
        <w:rPr>
          <w:rFonts w:ascii="Arial" w:hAnsi="Arial" w:cs="Arial"/>
          <w:sz w:val="20"/>
          <w:szCs w:val="20"/>
        </w:rPr>
      </w:pPr>
      <w:r>
        <w:rPr>
          <w:rFonts w:ascii="Arial" w:hAnsi="Arial" w:cs="Arial"/>
          <w:sz w:val="20"/>
          <w:szCs w:val="20"/>
        </w:rPr>
        <w:t>4</w:t>
      </w:r>
      <w:r w:rsidR="00F449D1" w:rsidRPr="00F449D1">
        <w:rPr>
          <w:rFonts w:ascii="Arial" w:hAnsi="Arial" w:cs="Arial"/>
          <w:sz w:val="20"/>
          <w:szCs w:val="20"/>
        </w:rPr>
        <w:t>.</w:t>
      </w:r>
      <w:r>
        <w:rPr>
          <w:rFonts w:ascii="Arial" w:hAnsi="Arial" w:cs="Arial"/>
          <w:sz w:val="20"/>
          <w:szCs w:val="20"/>
        </w:rPr>
        <w:t>6</w:t>
      </w:r>
      <w:r w:rsidR="00F449D1" w:rsidRPr="00F449D1">
        <w:rPr>
          <w:rFonts w:ascii="Arial" w:hAnsi="Arial" w:cs="Arial"/>
          <w:sz w:val="20"/>
          <w:szCs w:val="20"/>
        </w:rPr>
        <w:t>.3</w:t>
      </w:r>
      <w:r w:rsidR="00F449D1" w:rsidRPr="00F449D1">
        <w:rPr>
          <w:rFonts w:ascii="Arial" w:hAnsi="Arial" w:cs="Arial"/>
          <w:sz w:val="20"/>
          <w:szCs w:val="20"/>
        </w:rPr>
        <w:tab/>
        <w:t xml:space="preserve">Sick Leave </w:t>
      </w:r>
    </w:p>
    <w:p w14:paraId="39E2869A" w14:textId="508177E2" w:rsidR="00B54A84" w:rsidRDefault="00F449D1" w:rsidP="00C90EFB">
      <w:pPr>
        <w:pStyle w:val="NoSpacing"/>
        <w:tabs>
          <w:tab w:val="left" w:pos="1276"/>
          <w:tab w:val="left" w:pos="1701"/>
        </w:tabs>
        <w:ind w:left="1843" w:hanging="709"/>
        <w:rPr>
          <w:rFonts w:ascii="Arial" w:hAnsi="Arial" w:cs="Arial"/>
          <w:sz w:val="20"/>
          <w:szCs w:val="20"/>
        </w:rPr>
      </w:pPr>
      <w:r w:rsidRPr="00F449D1">
        <w:rPr>
          <w:rFonts w:ascii="Arial" w:hAnsi="Arial" w:cs="Arial"/>
          <w:sz w:val="20"/>
          <w:szCs w:val="20"/>
        </w:rPr>
        <w:t>4.</w:t>
      </w:r>
      <w:r w:rsidR="00B54A84">
        <w:rPr>
          <w:rFonts w:ascii="Arial" w:hAnsi="Arial" w:cs="Arial"/>
          <w:sz w:val="20"/>
          <w:szCs w:val="20"/>
        </w:rPr>
        <w:t>6</w:t>
      </w:r>
      <w:r w:rsidRPr="00F449D1">
        <w:rPr>
          <w:rFonts w:ascii="Arial" w:hAnsi="Arial" w:cs="Arial"/>
          <w:sz w:val="20"/>
          <w:szCs w:val="20"/>
        </w:rPr>
        <w:t>.3.1</w:t>
      </w:r>
      <w:r w:rsidR="00C90EFB">
        <w:rPr>
          <w:rFonts w:ascii="Arial" w:hAnsi="Arial" w:cs="Arial"/>
          <w:sz w:val="20"/>
          <w:szCs w:val="20"/>
        </w:rPr>
        <w:t xml:space="preserve"> </w:t>
      </w:r>
      <w:r w:rsidRPr="00F449D1">
        <w:rPr>
          <w:rFonts w:ascii="Arial" w:hAnsi="Arial" w:cs="Arial"/>
          <w:sz w:val="20"/>
          <w:szCs w:val="20"/>
        </w:rPr>
        <w:t>For scheduled sick time like operations and medical consultations, a Virtual Assistant should notify his or her Superior in advance or at least two (2) days before the date of leave.</w:t>
      </w:r>
    </w:p>
    <w:p w14:paraId="43DBEA86" w14:textId="77777777" w:rsidR="00C90EFB" w:rsidRDefault="00F449D1" w:rsidP="00C90EFB">
      <w:pPr>
        <w:pStyle w:val="NoSpacing"/>
        <w:tabs>
          <w:tab w:val="left" w:pos="1276"/>
        </w:tabs>
        <w:ind w:left="1843" w:hanging="709"/>
        <w:rPr>
          <w:rFonts w:ascii="Arial" w:hAnsi="Arial" w:cs="Arial"/>
          <w:sz w:val="20"/>
          <w:szCs w:val="20"/>
        </w:rPr>
      </w:pPr>
      <w:r w:rsidRPr="00F449D1">
        <w:rPr>
          <w:rFonts w:ascii="Arial" w:hAnsi="Arial" w:cs="Arial"/>
          <w:sz w:val="20"/>
          <w:szCs w:val="20"/>
        </w:rPr>
        <w:t>4.</w:t>
      </w:r>
      <w:r w:rsidR="00B54A84">
        <w:rPr>
          <w:rFonts w:ascii="Arial" w:hAnsi="Arial" w:cs="Arial"/>
          <w:sz w:val="20"/>
          <w:szCs w:val="20"/>
        </w:rPr>
        <w:t>6</w:t>
      </w:r>
      <w:r w:rsidRPr="00F449D1">
        <w:rPr>
          <w:rFonts w:ascii="Arial" w:hAnsi="Arial" w:cs="Arial"/>
          <w:sz w:val="20"/>
          <w:szCs w:val="20"/>
        </w:rPr>
        <w:t>.3.2</w:t>
      </w:r>
      <w:r w:rsidRPr="00F449D1">
        <w:rPr>
          <w:rFonts w:ascii="Arial" w:hAnsi="Arial" w:cs="Arial"/>
          <w:sz w:val="20"/>
          <w:szCs w:val="20"/>
        </w:rPr>
        <w:tab/>
        <w:t>A proper turnover to your alternate for your duties and responsibilities to avoid delays of work.</w:t>
      </w:r>
    </w:p>
    <w:p w14:paraId="11737468" w14:textId="77777777" w:rsidR="00C90EFB" w:rsidRDefault="00F449D1" w:rsidP="00C90EFB">
      <w:pPr>
        <w:pStyle w:val="NoSpacing"/>
        <w:tabs>
          <w:tab w:val="left" w:pos="1276"/>
        </w:tabs>
        <w:ind w:left="1843" w:hanging="709"/>
        <w:rPr>
          <w:rFonts w:ascii="Arial" w:hAnsi="Arial" w:cs="Arial"/>
          <w:sz w:val="20"/>
          <w:szCs w:val="20"/>
        </w:rPr>
      </w:pPr>
      <w:r w:rsidRPr="00F449D1">
        <w:rPr>
          <w:rFonts w:ascii="Arial" w:hAnsi="Arial" w:cs="Arial"/>
          <w:sz w:val="20"/>
          <w:szCs w:val="20"/>
        </w:rPr>
        <w:t>4.</w:t>
      </w:r>
      <w:r w:rsidR="00C90EFB">
        <w:rPr>
          <w:rFonts w:ascii="Arial" w:hAnsi="Arial" w:cs="Arial"/>
          <w:sz w:val="20"/>
          <w:szCs w:val="20"/>
        </w:rPr>
        <w:t>6</w:t>
      </w:r>
      <w:r w:rsidRPr="00F449D1">
        <w:rPr>
          <w:rFonts w:ascii="Arial" w:hAnsi="Arial" w:cs="Arial"/>
          <w:sz w:val="20"/>
          <w:szCs w:val="20"/>
        </w:rPr>
        <w:t>.3.3</w:t>
      </w:r>
      <w:r w:rsidRPr="00F449D1">
        <w:rPr>
          <w:rFonts w:ascii="Arial" w:hAnsi="Arial" w:cs="Arial"/>
          <w:sz w:val="20"/>
          <w:szCs w:val="20"/>
        </w:rPr>
        <w:tab/>
        <w:t xml:space="preserve">Sick days are deducted from your PTO days. </w:t>
      </w:r>
    </w:p>
    <w:p w14:paraId="35515C9C" w14:textId="77777777" w:rsidR="00C90EFB" w:rsidRDefault="00F449D1" w:rsidP="00C90EFB">
      <w:pPr>
        <w:pStyle w:val="NoSpacing"/>
        <w:tabs>
          <w:tab w:val="left" w:pos="1276"/>
        </w:tabs>
        <w:ind w:left="1843" w:hanging="709"/>
        <w:rPr>
          <w:rFonts w:ascii="Arial" w:hAnsi="Arial" w:cs="Arial"/>
          <w:sz w:val="20"/>
          <w:szCs w:val="20"/>
        </w:rPr>
      </w:pPr>
      <w:r w:rsidRPr="00F449D1">
        <w:rPr>
          <w:rFonts w:ascii="Arial" w:hAnsi="Arial" w:cs="Arial"/>
          <w:sz w:val="20"/>
          <w:szCs w:val="20"/>
        </w:rPr>
        <w:t>4.</w:t>
      </w:r>
      <w:r w:rsidR="00C90EFB">
        <w:rPr>
          <w:rFonts w:ascii="Arial" w:hAnsi="Arial" w:cs="Arial"/>
          <w:sz w:val="20"/>
          <w:szCs w:val="20"/>
        </w:rPr>
        <w:t>6</w:t>
      </w:r>
      <w:r w:rsidRPr="00F449D1">
        <w:rPr>
          <w:rFonts w:ascii="Arial" w:hAnsi="Arial" w:cs="Arial"/>
          <w:sz w:val="20"/>
          <w:szCs w:val="20"/>
        </w:rPr>
        <w:t>.3.4</w:t>
      </w:r>
      <w:r w:rsidRPr="00F449D1">
        <w:rPr>
          <w:rFonts w:ascii="Arial" w:hAnsi="Arial" w:cs="Arial"/>
          <w:sz w:val="20"/>
          <w:szCs w:val="20"/>
        </w:rPr>
        <w:tab/>
        <w:t xml:space="preserve">Sick leave of more than two days must present a medical certificate before going back to work. </w:t>
      </w:r>
    </w:p>
    <w:p w14:paraId="4610F4E8" w14:textId="32B42FCA" w:rsidR="00F449D1" w:rsidRPr="00F449D1" w:rsidRDefault="00F449D1" w:rsidP="00C90EFB">
      <w:pPr>
        <w:pStyle w:val="NoSpacing"/>
        <w:tabs>
          <w:tab w:val="left" w:pos="1276"/>
        </w:tabs>
        <w:ind w:left="1843" w:hanging="709"/>
        <w:rPr>
          <w:rFonts w:ascii="Arial" w:hAnsi="Arial" w:cs="Arial"/>
          <w:sz w:val="20"/>
          <w:szCs w:val="20"/>
        </w:rPr>
      </w:pPr>
      <w:r w:rsidRPr="00F449D1">
        <w:rPr>
          <w:rFonts w:ascii="Arial" w:hAnsi="Arial" w:cs="Arial"/>
          <w:sz w:val="20"/>
          <w:szCs w:val="20"/>
        </w:rPr>
        <w:t>4.</w:t>
      </w:r>
      <w:r w:rsidR="00C90EFB">
        <w:rPr>
          <w:rFonts w:ascii="Arial" w:hAnsi="Arial" w:cs="Arial"/>
          <w:sz w:val="20"/>
          <w:szCs w:val="20"/>
        </w:rPr>
        <w:t>6</w:t>
      </w:r>
      <w:r w:rsidRPr="00F449D1">
        <w:rPr>
          <w:rFonts w:ascii="Arial" w:hAnsi="Arial" w:cs="Arial"/>
          <w:sz w:val="20"/>
          <w:szCs w:val="20"/>
        </w:rPr>
        <w:t>.3.5</w:t>
      </w:r>
      <w:r w:rsidRPr="00F449D1">
        <w:rPr>
          <w:rFonts w:ascii="Arial" w:hAnsi="Arial" w:cs="Arial"/>
          <w:sz w:val="20"/>
          <w:szCs w:val="20"/>
        </w:rPr>
        <w:tab/>
        <w:t xml:space="preserve">Short notice or unscheduled call in </w:t>
      </w:r>
      <w:r w:rsidR="005E0881">
        <w:rPr>
          <w:rFonts w:ascii="Arial" w:hAnsi="Arial" w:cs="Arial"/>
          <w:sz w:val="20"/>
          <w:szCs w:val="20"/>
        </w:rPr>
        <w:t>for more than 6x occurrence in one year will be terminated.</w:t>
      </w:r>
    </w:p>
    <w:p w14:paraId="4436646E" w14:textId="77777777" w:rsidR="00F449D1" w:rsidRPr="00F449D1" w:rsidRDefault="00F449D1" w:rsidP="00F449D1">
      <w:pPr>
        <w:pStyle w:val="NoSpacing"/>
        <w:tabs>
          <w:tab w:val="left" w:pos="709"/>
        </w:tabs>
        <w:rPr>
          <w:rFonts w:ascii="Arial" w:hAnsi="Arial" w:cs="Arial"/>
          <w:sz w:val="20"/>
          <w:szCs w:val="20"/>
        </w:rPr>
      </w:pPr>
    </w:p>
    <w:p w14:paraId="1605DD49" w14:textId="77777777" w:rsidR="00C90EFB" w:rsidRDefault="00F449D1" w:rsidP="00C90EFB">
      <w:pPr>
        <w:pStyle w:val="NoSpacing"/>
        <w:tabs>
          <w:tab w:val="left" w:pos="709"/>
        </w:tabs>
        <w:ind w:left="709"/>
        <w:rPr>
          <w:rFonts w:ascii="Arial" w:hAnsi="Arial" w:cs="Arial"/>
          <w:sz w:val="20"/>
          <w:szCs w:val="20"/>
        </w:rPr>
      </w:pPr>
      <w:r w:rsidRPr="00F449D1">
        <w:rPr>
          <w:rFonts w:ascii="Arial" w:hAnsi="Arial" w:cs="Arial"/>
          <w:sz w:val="20"/>
          <w:szCs w:val="20"/>
        </w:rPr>
        <w:t>4.</w:t>
      </w:r>
      <w:r w:rsidR="00C90EFB">
        <w:rPr>
          <w:rFonts w:ascii="Arial" w:hAnsi="Arial" w:cs="Arial"/>
          <w:sz w:val="20"/>
          <w:szCs w:val="20"/>
        </w:rPr>
        <w:t>6</w:t>
      </w:r>
      <w:r w:rsidRPr="00F449D1">
        <w:rPr>
          <w:rFonts w:ascii="Arial" w:hAnsi="Arial" w:cs="Arial"/>
          <w:sz w:val="20"/>
          <w:szCs w:val="20"/>
        </w:rPr>
        <w:t>.4</w:t>
      </w:r>
      <w:r w:rsidR="00C90EFB">
        <w:rPr>
          <w:rFonts w:ascii="Arial" w:hAnsi="Arial" w:cs="Arial"/>
          <w:sz w:val="20"/>
          <w:szCs w:val="20"/>
        </w:rPr>
        <w:t xml:space="preserve"> </w:t>
      </w:r>
      <w:r w:rsidRPr="00F449D1">
        <w:rPr>
          <w:rFonts w:ascii="Arial" w:hAnsi="Arial" w:cs="Arial"/>
          <w:sz w:val="20"/>
          <w:szCs w:val="20"/>
        </w:rPr>
        <w:t>Emergency Leave</w:t>
      </w:r>
    </w:p>
    <w:p w14:paraId="13CE5C6B" w14:textId="3531C51D" w:rsidR="00C90EFB" w:rsidRDefault="00F449D1" w:rsidP="00C90EFB">
      <w:pPr>
        <w:pStyle w:val="NoSpacing"/>
        <w:tabs>
          <w:tab w:val="left" w:pos="851"/>
        </w:tabs>
        <w:ind w:left="1843" w:hanging="709"/>
        <w:rPr>
          <w:rFonts w:ascii="Arial" w:hAnsi="Arial" w:cs="Arial"/>
          <w:sz w:val="20"/>
          <w:szCs w:val="20"/>
        </w:rPr>
      </w:pPr>
      <w:r w:rsidRPr="00F449D1">
        <w:rPr>
          <w:rFonts w:ascii="Arial" w:hAnsi="Arial" w:cs="Arial"/>
          <w:sz w:val="20"/>
          <w:szCs w:val="20"/>
        </w:rPr>
        <w:t>4.</w:t>
      </w:r>
      <w:r w:rsidR="00C90EFB">
        <w:rPr>
          <w:rFonts w:ascii="Arial" w:hAnsi="Arial" w:cs="Arial"/>
          <w:sz w:val="20"/>
          <w:szCs w:val="20"/>
        </w:rPr>
        <w:t>6</w:t>
      </w:r>
      <w:r w:rsidRPr="00F449D1">
        <w:rPr>
          <w:rFonts w:ascii="Arial" w:hAnsi="Arial" w:cs="Arial"/>
          <w:sz w:val="20"/>
          <w:szCs w:val="20"/>
        </w:rPr>
        <w:t>.4.1</w:t>
      </w:r>
      <w:r w:rsidRPr="00F449D1">
        <w:rPr>
          <w:rFonts w:ascii="Arial" w:hAnsi="Arial" w:cs="Arial"/>
          <w:sz w:val="20"/>
          <w:szCs w:val="20"/>
        </w:rPr>
        <w:tab/>
        <w:t xml:space="preserve">For emergency leave, </w:t>
      </w:r>
      <w:proofErr w:type="gramStart"/>
      <w:r w:rsidRPr="00F449D1">
        <w:rPr>
          <w:rFonts w:ascii="Arial" w:hAnsi="Arial" w:cs="Arial"/>
          <w:sz w:val="20"/>
          <w:szCs w:val="20"/>
        </w:rPr>
        <w:t>an</w:t>
      </w:r>
      <w:proofErr w:type="gramEnd"/>
      <w:r w:rsidRPr="00F449D1">
        <w:rPr>
          <w:rFonts w:ascii="Arial" w:hAnsi="Arial" w:cs="Arial"/>
          <w:sz w:val="20"/>
          <w:szCs w:val="20"/>
        </w:rPr>
        <w:t xml:space="preserve"> Virtual Assistant must notify his or her supervisor immediately within 24 hours.</w:t>
      </w:r>
    </w:p>
    <w:p w14:paraId="2BA16529" w14:textId="359E26E5" w:rsidR="00F449D1" w:rsidRPr="00F449D1" w:rsidRDefault="00F449D1" w:rsidP="00C90EFB">
      <w:pPr>
        <w:pStyle w:val="NoSpacing"/>
        <w:tabs>
          <w:tab w:val="left" w:pos="851"/>
        </w:tabs>
        <w:ind w:left="1843" w:hanging="709"/>
        <w:rPr>
          <w:rFonts w:ascii="Arial" w:hAnsi="Arial" w:cs="Arial"/>
          <w:sz w:val="20"/>
          <w:szCs w:val="20"/>
        </w:rPr>
      </w:pPr>
      <w:r w:rsidRPr="00F449D1">
        <w:rPr>
          <w:rFonts w:ascii="Arial" w:hAnsi="Arial" w:cs="Arial"/>
          <w:sz w:val="20"/>
          <w:szCs w:val="20"/>
        </w:rPr>
        <w:t>4.</w:t>
      </w:r>
      <w:r w:rsidR="00C90EFB">
        <w:rPr>
          <w:rFonts w:ascii="Arial" w:hAnsi="Arial" w:cs="Arial"/>
          <w:sz w:val="20"/>
          <w:szCs w:val="20"/>
        </w:rPr>
        <w:t>6</w:t>
      </w:r>
      <w:r w:rsidRPr="00F449D1">
        <w:rPr>
          <w:rFonts w:ascii="Arial" w:hAnsi="Arial" w:cs="Arial"/>
          <w:sz w:val="20"/>
          <w:szCs w:val="20"/>
        </w:rPr>
        <w:t>.4.2</w:t>
      </w:r>
      <w:r w:rsidRPr="00F449D1">
        <w:rPr>
          <w:rFonts w:ascii="Arial" w:hAnsi="Arial" w:cs="Arial"/>
          <w:sz w:val="20"/>
          <w:szCs w:val="20"/>
        </w:rPr>
        <w:tab/>
        <w:t>There should be a proper turnover to your alternate for your duties and responsibilities to avoid delays of</w:t>
      </w:r>
      <w:r w:rsidR="00D82EE5">
        <w:rPr>
          <w:rFonts w:ascii="Arial" w:hAnsi="Arial" w:cs="Arial"/>
          <w:sz w:val="20"/>
          <w:szCs w:val="20"/>
        </w:rPr>
        <w:t xml:space="preserve"> </w:t>
      </w:r>
      <w:r w:rsidRPr="00F449D1">
        <w:rPr>
          <w:rFonts w:ascii="Arial" w:hAnsi="Arial" w:cs="Arial"/>
          <w:sz w:val="20"/>
          <w:szCs w:val="20"/>
        </w:rPr>
        <w:t>perform.</w:t>
      </w:r>
    </w:p>
    <w:p w14:paraId="69B28DB7" w14:textId="77777777" w:rsidR="00F449D1" w:rsidRPr="00F449D1" w:rsidRDefault="00F449D1" w:rsidP="00F449D1">
      <w:pPr>
        <w:pStyle w:val="NoSpacing"/>
        <w:tabs>
          <w:tab w:val="left" w:pos="709"/>
        </w:tabs>
        <w:rPr>
          <w:rFonts w:ascii="Arial" w:hAnsi="Arial" w:cs="Arial"/>
          <w:sz w:val="20"/>
          <w:szCs w:val="20"/>
        </w:rPr>
      </w:pPr>
    </w:p>
    <w:p w14:paraId="270FDB67" w14:textId="77777777" w:rsidR="00C90EFB" w:rsidRDefault="00F449D1" w:rsidP="00C90EFB">
      <w:pPr>
        <w:pStyle w:val="NoSpacing"/>
        <w:tabs>
          <w:tab w:val="left" w:pos="709"/>
        </w:tabs>
        <w:ind w:left="426" w:firstLine="283"/>
        <w:rPr>
          <w:rFonts w:ascii="Arial" w:hAnsi="Arial" w:cs="Arial"/>
          <w:sz w:val="20"/>
          <w:szCs w:val="20"/>
        </w:rPr>
      </w:pPr>
      <w:r w:rsidRPr="00F449D1">
        <w:rPr>
          <w:rFonts w:ascii="Arial" w:hAnsi="Arial" w:cs="Arial"/>
          <w:sz w:val="20"/>
          <w:szCs w:val="20"/>
        </w:rPr>
        <w:t>4.</w:t>
      </w:r>
      <w:r w:rsidR="00C90EFB">
        <w:rPr>
          <w:rFonts w:ascii="Arial" w:hAnsi="Arial" w:cs="Arial"/>
          <w:sz w:val="20"/>
          <w:szCs w:val="20"/>
        </w:rPr>
        <w:t>6</w:t>
      </w:r>
      <w:r w:rsidRPr="00F449D1">
        <w:rPr>
          <w:rFonts w:ascii="Arial" w:hAnsi="Arial" w:cs="Arial"/>
          <w:sz w:val="20"/>
          <w:szCs w:val="20"/>
        </w:rPr>
        <w:t>.5</w:t>
      </w:r>
      <w:r w:rsidR="00C90EFB">
        <w:rPr>
          <w:rFonts w:ascii="Arial" w:hAnsi="Arial" w:cs="Arial"/>
          <w:sz w:val="20"/>
          <w:szCs w:val="20"/>
        </w:rPr>
        <w:t xml:space="preserve"> </w:t>
      </w:r>
      <w:r w:rsidRPr="00F449D1">
        <w:rPr>
          <w:rFonts w:ascii="Arial" w:hAnsi="Arial" w:cs="Arial"/>
          <w:sz w:val="20"/>
          <w:szCs w:val="20"/>
        </w:rPr>
        <w:t>Maternity Leave</w:t>
      </w:r>
    </w:p>
    <w:p w14:paraId="177FE0C6" w14:textId="128F1876" w:rsidR="00C90EFB" w:rsidRDefault="00F449D1" w:rsidP="00C90EFB">
      <w:pPr>
        <w:pStyle w:val="NoSpacing"/>
        <w:tabs>
          <w:tab w:val="left" w:pos="709"/>
        </w:tabs>
        <w:ind w:left="1843" w:hanging="709"/>
        <w:rPr>
          <w:rFonts w:ascii="Arial" w:hAnsi="Arial" w:cs="Arial"/>
          <w:sz w:val="20"/>
          <w:szCs w:val="20"/>
        </w:rPr>
      </w:pPr>
      <w:r w:rsidRPr="00F449D1">
        <w:rPr>
          <w:rFonts w:ascii="Arial" w:hAnsi="Arial" w:cs="Arial"/>
          <w:sz w:val="20"/>
          <w:szCs w:val="20"/>
        </w:rPr>
        <w:t>4.</w:t>
      </w:r>
      <w:r w:rsidR="00C90EFB">
        <w:rPr>
          <w:rFonts w:ascii="Arial" w:hAnsi="Arial" w:cs="Arial"/>
          <w:sz w:val="20"/>
          <w:szCs w:val="20"/>
        </w:rPr>
        <w:t>6</w:t>
      </w:r>
      <w:r w:rsidRPr="00F449D1">
        <w:rPr>
          <w:rFonts w:ascii="Arial" w:hAnsi="Arial" w:cs="Arial"/>
          <w:sz w:val="20"/>
          <w:szCs w:val="20"/>
        </w:rPr>
        <w:t>.5.1</w:t>
      </w:r>
      <w:r w:rsidR="00C90EFB">
        <w:rPr>
          <w:rFonts w:ascii="Arial" w:hAnsi="Arial" w:cs="Arial"/>
          <w:sz w:val="20"/>
          <w:szCs w:val="20"/>
        </w:rPr>
        <w:t xml:space="preserve"> </w:t>
      </w:r>
      <w:r w:rsidRPr="00F449D1">
        <w:rPr>
          <w:rFonts w:ascii="Arial" w:hAnsi="Arial" w:cs="Arial"/>
          <w:sz w:val="20"/>
          <w:szCs w:val="20"/>
        </w:rPr>
        <w:t>Female Virtual Assistant shall file a Maternity Leave 30 days before her delivery due date and must ensure to endorsed all TO DO and deadline to colleagues. A</w:t>
      </w:r>
      <w:r w:rsidR="00D82EE5">
        <w:rPr>
          <w:rFonts w:ascii="Arial" w:hAnsi="Arial" w:cs="Arial"/>
          <w:sz w:val="20"/>
          <w:szCs w:val="20"/>
        </w:rPr>
        <w:t xml:space="preserve"> </w:t>
      </w:r>
      <w:r w:rsidRPr="00F449D1">
        <w:rPr>
          <w:rFonts w:ascii="Arial" w:hAnsi="Arial" w:cs="Arial"/>
          <w:sz w:val="20"/>
          <w:szCs w:val="20"/>
        </w:rPr>
        <w:t>Virtual Assistant can avail of a paid Maternity Leave regardless if normal or C-section delivery up to 45 days. During the first day up to 45 day</w:t>
      </w:r>
      <w:r w:rsidR="00D82EE5">
        <w:rPr>
          <w:rFonts w:ascii="Arial" w:hAnsi="Arial" w:cs="Arial"/>
          <w:sz w:val="20"/>
          <w:szCs w:val="20"/>
        </w:rPr>
        <w:t xml:space="preserve">s, </w:t>
      </w:r>
      <w:r w:rsidRPr="00F449D1">
        <w:rPr>
          <w:rFonts w:ascii="Arial" w:hAnsi="Arial" w:cs="Arial"/>
          <w:sz w:val="20"/>
          <w:szCs w:val="20"/>
        </w:rPr>
        <w:t>Virtual Assistant is not obliged to attend meetings and advice to rest. On the 45th day, the Virtual Assistant will start rendering at least 20 hours for the 1</w:t>
      </w:r>
      <w:proofErr w:type="gramStart"/>
      <w:r w:rsidRPr="00F449D1">
        <w:rPr>
          <w:rFonts w:ascii="Arial" w:hAnsi="Arial" w:cs="Arial"/>
          <w:sz w:val="20"/>
          <w:szCs w:val="20"/>
        </w:rPr>
        <w:t>st  week</w:t>
      </w:r>
      <w:proofErr w:type="gramEnd"/>
      <w:r w:rsidRPr="00F449D1">
        <w:rPr>
          <w:rFonts w:ascii="Arial" w:hAnsi="Arial" w:cs="Arial"/>
          <w:sz w:val="20"/>
          <w:szCs w:val="20"/>
        </w:rPr>
        <w:t xml:space="preserve"> for re- orientation. After 45 days the Virtual Assistant shall report back to perform as full-time or 40 hours a week.</w:t>
      </w:r>
      <w:r w:rsidR="00C90EFB">
        <w:rPr>
          <w:rFonts w:ascii="Arial" w:hAnsi="Arial" w:cs="Arial"/>
          <w:sz w:val="20"/>
          <w:szCs w:val="20"/>
        </w:rPr>
        <w:t xml:space="preserve"> </w:t>
      </w:r>
    </w:p>
    <w:p w14:paraId="3CB966B2" w14:textId="2C0EB099" w:rsidR="00F449D1" w:rsidRPr="00F449D1" w:rsidRDefault="00F449D1" w:rsidP="00C90EFB">
      <w:pPr>
        <w:pStyle w:val="NoSpacing"/>
        <w:tabs>
          <w:tab w:val="left" w:pos="709"/>
        </w:tabs>
        <w:ind w:left="1843" w:hanging="709"/>
        <w:rPr>
          <w:rFonts w:ascii="Arial" w:hAnsi="Arial" w:cs="Arial"/>
          <w:sz w:val="20"/>
          <w:szCs w:val="20"/>
        </w:rPr>
      </w:pPr>
      <w:r w:rsidRPr="00F449D1">
        <w:rPr>
          <w:rFonts w:ascii="Arial" w:hAnsi="Arial" w:cs="Arial"/>
          <w:sz w:val="20"/>
          <w:szCs w:val="20"/>
        </w:rPr>
        <w:t>Days of Leave</w:t>
      </w:r>
      <w:r w:rsidR="00C90EFB">
        <w:rPr>
          <w:rFonts w:ascii="Arial" w:hAnsi="Arial" w:cs="Arial"/>
          <w:sz w:val="20"/>
          <w:szCs w:val="20"/>
        </w:rPr>
        <w:t xml:space="preserve"> </w:t>
      </w:r>
      <w:r w:rsidRPr="00F449D1">
        <w:rPr>
          <w:rFonts w:ascii="Arial" w:hAnsi="Arial" w:cs="Arial"/>
          <w:sz w:val="20"/>
          <w:szCs w:val="20"/>
        </w:rPr>
        <w:t>Classifications</w:t>
      </w:r>
    </w:p>
    <w:tbl>
      <w:tblPr>
        <w:tblStyle w:val="TableGrid"/>
        <w:tblW w:w="8885" w:type="dxa"/>
        <w:tblInd w:w="1199" w:type="dxa"/>
        <w:tblLook w:val="04A0" w:firstRow="1" w:lastRow="0" w:firstColumn="1" w:lastColumn="0" w:noHBand="0" w:noVBand="1"/>
      </w:tblPr>
      <w:tblGrid>
        <w:gridCol w:w="2238"/>
        <w:gridCol w:w="6647"/>
      </w:tblGrid>
      <w:tr w:rsidR="00C90EFB" w:rsidRPr="00780E6C" w14:paraId="72C71D14" w14:textId="77777777" w:rsidTr="003B2254">
        <w:tc>
          <w:tcPr>
            <w:tcW w:w="2238" w:type="dxa"/>
          </w:tcPr>
          <w:p w14:paraId="4E874895" w14:textId="77777777" w:rsidR="00C90EFB" w:rsidRPr="00972037" w:rsidRDefault="00C90EFB" w:rsidP="003B2254">
            <w:pPr>
              <w:pStyle w:val="NoSpacing"/>
              <w:spacing w:line="276" w:lineRule="auto"/>
              <w:jc w:val="both"/>
              <w:rPr>
                <w:rFonts w:ascii="Arial" w:hAnsi="Arial" w:cs="Arial"/>
                <w:b/>
                <w:bCs/>
                <w:sz w:val="20"/>
                <w:szCs w:val="20"/>
              </w:rPr>
            </w:pPr>
            <w:r w:rsidRPr="00972037">
              <w:rPr>
                <w:rFonts w:ascii="Arial" w:hAnsi="Arial" w:cs="Arial"/>
                <w:b/>
                <w:bCs/>
                <w:sz w:val="20"/>
                <w:szCs w:val="20"/>
              </w:rPr>
              <w:t>Days of Leave</w:t>
            </w:r>
          </w:p>
        </w:tc>
        <w:tc>
          <w:tcPr>
            <w:tcW w:w="6647" w:type="dxa"/>
          </w:tcPr>
          <w:p w14:paraId="36F86854" w14:textId="77777777" w:rsidR="00C90EFB" w:rsidRPr="00972037" w:rsidRDefault="00C90EFB" w:rsidP="003B2254">
            <w:pPr>
              <w:pStyle w:val="NoSpacing"/>
              <w:spacing w:line="276" w:lineRule="auto"/>
              <w:jc w:val="both"/>
              <w:rPr>
                <w:rFonts w:ascii="Arial" w:hAnsi="Arial" w:cs="Arial"/>
                <w:b/>
                <w:sz w:val="20"/>
                <w:szCs w:val="20"/>
              </w:rPr>
            </w:pPr>
            <w:r w:rsidRPr="00972037">
              <w:rPr>
                <w:rFonts w:ascii="Arial" w:hAnsi="Arial" w:cs="Arial"/>
                <w:b/>
                <w:sz w:val="20"/>
                <w:szCs w:val="20"/>
              </w:rPr>
              <w:t>Classifications</w:t>
            </w:r>
          </w:p>
        </w:tc>
      </w:tr>
      <w:tr w:rsidR="00C90EFB" w:rsidRPr="00780E6C" w14:paraId="3E9D2350" w14:textId="77777777" w:rsidTr="003B2254">
        <w:tc>
          <w:tcPr>
            <w:tcW w:w="2238" w:type="dxa"/>
          </w:tcPr>
          <w:p w14:paraId="5BB37BCE" w14:textId="77777777" w:rsidR="00C90EFB" w:rsidRPr="00972037" w:rsidRDefault="00C90EFB" w:rsidP="003B2254">
            <w:pPr>
              <w:pStyle w:val="NoSpacing"/>
              <w:spacing w:line="276" w:lineRule="auto"/>
              <w:jc w:val="both"/>
              <w:rPr>
                <w:rFonts w:ascii="Arial" w:hAnsi="Arial" w:cs="Arial"/>
                <w:sz w:val="20"/>
                <w:szCs w:val="20"/>
              </w:rPr>
            </w:pPr>
            <w:r w:rsidRPr="00972037">
              <w:rPr>
                <w:rFonts w:ascii="Arial" w:hAnsi="Arial" w:cs="Arial"/>
                <w:sz w:val="20"/>
                <w:szCs w:val="20"/>
              </w:rPr>
              <w:t>30 days (4 weeks)</w:t>
            </w:r>
          </w:p>
        </w:tc>
        <w:tc>
          <w:tcPr>
            <w:tcW w:w="6647" w:type="dxa"/>
          </w:tcPr>
          <w:p w14:paraId="0FA16B46" w14:textId="4C60ABB0" w:rsidR="00C90EFB" w:rsidRPr="00972037" w:rsidRDefault="00C90EFB" w:rsidP="003B2254">
            <w:pPr>
              <w:pStyle w:val="NoSpacing"/>
              <w:spacing w:line="276" w:lineRule="auto"/>
              <w:jc w:val="both"/>
              <w:rPr>
                <w:rFonts w:ascii="Arial" w:hAnsi="Arial" w:cs="Arial"/>
                <w:sz w:val="20"/>
                <w:szCs w:val="20"/>
              </w:rPr>
            </w:pPr>
            <w:r w:rsidRPr="00972037">
              <w:rPr>
                <w:rFonts w:ascii="Arial" w:hAnsi="Arial" w:cs="Arial"/>
                <w:sz w:val="20"/>
                <w:szCs w:val="20"/>
              </w:rPr>
              <w:t>Advise to rest</w:t>
            </w:r>
            <w:r>
              <w:rPr>
                <w:rFonts w:ascii="Arial" w:hAnsi="Arial" w:cs="Arial"/>
                <w:sz w:val="20"/>
                <w:szCs w:val="20"/>
              </w:rPr>
              <w:t>,</w:t>
            </w:r>
          </w:p>
        </w:tc>
      </w:tr>
      <w:tr w:rsidR="00C90EFB" w:rsidRPr="00780E6C" w14:paraId="1618EFA7" w14:textId="77777777" w:rsidTr="003B2254">
        <w:tc>
          <w:tcPr>
            <w:tcW w:w="2238" w:type="dxa"/>
          </w:tcPr>
          <w:p w14:paraId="2D608776" w14:textId="77777777" w:rsidR="00C90EFB" w:rsidRPr="00972037" w:rsidRDefault="00C90EFB" w:rsidP="003B2254">
            <w:pPr>
              <w:pStyle w:val="NoSpacing"/>
              <w:spacing w:line="276" w:lineRule="auto"/>
              <w:rPr>
                <w:rFonts w:ascii="Arial" w:hAnsi="Arial" w:cs="Arial"/>
                <w:sz w:val="20"/>
                <w:szCs w:val="20"/>
              </w:rPr>
            </w:pPr>
            <w:r w:rsidRPr="00972037">
              <w:rPr>
                <w:rFonts w:ascii="Arial" w:hAnsi="Arial" w:cs="Arial"/>
                <w:sz w:val="20"/>
                <w:szCs w:val="20"/>
              </w:rPr>
              <w:t>35-40 days (6</w:t>
            </w:r>
            <w:r w:rsidRPr="00972037">
              <w:rPr>
                <w:rFonts w:ascii="Arial" w:hAnsi="Arial" w:cs="Arial"/>
                <w:sz w:val="20"/>
                <w:szCs w:val="20"/>
                <w:vertAlign w:val="superscript"/>
              </w:rPr>
              <w:t>th</w:t>
            </w:r>
            <w:r w:rsidRPr="00972037">
              <w:rPr>
                <w:rFonts w:ascii="Arial" w:hAnsi="Arial" w:cs="Arial"/>
                <w:sz w:val="20"/>
                <w:szCs w:val="20"/>
              </w:rPr>
              <w:t xml:space="preserve"> week)</w:t>
            </w:r>
          </w:p>
        </w:tc>
        <w:tc>
          <w:tcPr>
            <w:tcW w:w="6647" w:type="dxa"/>
          </w:tcPr>
          <w:p w14:paraId="6B3973B6" w14:textId="11A39CDA" w:rsidR="00C90EFB" w:rsidRPr="00972037" w:rsidRDefault="00C90EFB" w:rsidP="003B2254">
            <w:pPr>
              <w:pStyle w:val="NoSpacing"/>
              <w:spacing w:line="276" w:lineRule="auto"/>
              <w:jc w:val="both"/>
              <w:rPr>
                <w:rFonts w:ascii="Arial" w:hAnsi="Arial" w:cs="Arial"/>
                <w:sz w:val="20"/>
                <w:szCs w:val="20"/>
              </w:rPr>
            </w:pPr>
            <w:r w:rsidRPr="00972037">
              <w:rPr>
                <w:rFonts w:ascii="Arial" w:hAnsi="Arial" w:cs="Arial"/>
                <w:sz w:val="20"/>
                <w:szCs w:val="20"/>
              </w:rPr>
              <w:t xml:space="preserve">Report to </w:t>
            </w:r>
            <w:r>
              <w:rPr>
                <w:rFonts w:ascii="Arial" w:hAnsi="Arial" w:cs="Arial"/>
                <w:sz w:val="20"/>
                <w:szCs w:val="20"/>
              </w:rPr>
              <w:t>work</w:t>
            </w:r>
            <w:r w:rsidRPr="00972037">
              <w:rPr>
                <w:rFonts w:ascii="Arial" w:hAnsi="Arial" w:cs="Arial"/>
                <w:sz w:val="20"/>
                <w:szCs w:val="20"/>
              </w:rPr>
              <w:t xml:space="preserve"> at least 20 hours a week and start attending Team Meetings </w:t>
            </w:r>
            <w:r>
              <w:rPr>
                <w:rFonts w:ascii="Arial" w:hAnsi="Arial" w:cs="Arial"/>
                <w:sz w:val="20"/>
                <w:szCs w:val="20"/>
              </w:rPr>
              <w:t>re-orientation.</w:t>
            </w:r>
          </w:p>
        </w:tc>
      </w:tr>
      <w:tr w:rsidR="00C90EFB" w:rsidRPr="00105091" w14:paraId="7DE2E7CB" w14:textId="77777777" w:rsidTr="003B2254">
        <w:tc>
          <w:tcPr>
            <w:tcW w:w="2238" w:type="dxa"/>
          </w:tcPr>
          <w:p w14:paraId="55AE87BF" w14:textId="77777777" w:rsidR="00C90EFB" w:rsidRPr="00972037" w:rsidRDefault="00C90EFB" w:rsidP="003B2254">
            <w:pPr>
              <w:pStyle w:val="NoSpacing"/>
              <w:spacing w:line="276" w:lineRule="auto"/>
              <w:rPr>
                <w:rFonts w:ascii="Arial" w:hAnsi="Arial" w:cs="Arial"/>
                <w:sz w:val="20"/>
                <w:szCs w:val="20"/>
              </w:rPr>
            </w:pPr>
            <w:r w:rsidRPr="00972037">
              <w:rPr>
                <w:rFonts w:ascii="Arial" w:hAnsi="Arial" w:cs="Arial"/>
                <w:sz w:val="20"/>
                <w:szCs w:val="20"/>
              </w:rPr>
              <w:t>40-45 days (7</w:t>
            </w:r>
            <w:r w:rsidRPr="00972037">
              <w:rPr>
                <w:rFonts w:ascii="Arial" w:hAnsi="Arial" w:cs="Arial"/>
                <w:sz w:val="20"/>
                <w:szCs w:val="20"/>
                <w:vertAlign w:val="superscript"/>
              </w:rPr>
              <w:t>th</w:t>
            </w:r>
            <w:r w:rsidRPr="00972037">
              <w:rPr>
                <w:rFonts w:ascii="Arial" w:hAnsi="Arial" w:cs="Arial"/>
                <w:sz w:val="20"/>
                <w:szCs w:val="20"/>
              </w:rPr>
              <w:t xml:space="preserve"> week) </w:t>
            </w:r>
          </w:p>
        </w:tc>
        <w:tc>
          <w:tcPr>
            <w:tcW w:w="6647" w:type="dxa"/>
          </w:tcPr>
          <w:p w14:paraId="239A9F6D" w14:textId="15FC7866" w:rsidR="00C90EFB" w:rsidRPr="00972037" w:rsidRDefault="00C90EFB" w:rsidP="003B2254">
            <w:pPr>
              <w:pStyle w:val="NoSpacing"/>
              <w:spacing w:line="276" w:lineRule="auto"/>
              <w:jc w:val="both"/>
              <w:rPr>
                <w:rFonts w:ascii="Arial" w:hAnsi="Arial" w:cs="Arial"/>
                <w:sz w:val="20"/>
                <w:szCs w:val="20"/>
              </w:rPr>
            </w:pPr>
            <w:r w:rsidRPr="00972037">
              <w:rPr>
                <w:rFonts w:ascii="Arial" w:hAnsi="Arial" w:cs="Arial"/>
                <w:sz w:val="20"/>
                <w:szCs w:val="20"/>
              </w:rPr>
              <w:t xml:space="preserve">Report back to </w:t>
            </w:r>
            <w:r>
              <w:rPr>
                <w:rFonts w:ascii="Arial" w:hAnsi="Arial" w:cs="Arial"/>
                <w:sz w:val="20"/>
                <w:szCs w:val="20"/>
              </w:rPr>
              <w:t>work</w:t>
            </w:r>
            <w:r w:rsidRPr="00972037">
              <w:rPr>
                <w:rFonts w:ascii="Arial" w:hAnsi="Arial" w:cs="Arial"/>
                <w:sz w:val="20"/>
                <w:szCs w:val="20"/>
              </w:rPr>
              <w:t xml:space="preserve"> as full-time </w:t>
            </w:r>
            <w:r>
              <w:rPr>
                <w:rFonts w:ascii="Arial" w:hAnsi="Arial" w:cs="Arial"/>
                <w:sz w:val="20"/>
                <w:szCs w:val="20"/>
              </w:rPr>
              <w:t>work</w:t>
            </w:r>
            <w:r w:rsidRPr="00972037">
              <w:rPr>
                <w:rFonts w:ascii="Arial" w:hAnsi="Arial" w:cs="Arial"/>
                <w:sz w:val="20"/>
                <w:szCs w:val="20"/>
              </w:rPr>
              <w:t xml:space="preserve"> 40 hours a week</w:t>
            </w:r>
            <w:r>
              <w:rPr>
                <w:rFonts w:ascii="Arial" w:hAnsi="Arial" w:cs="Arial"/>
                <w:sz w:val="20"/>
                <w:szCs w:val="20"/>
              </w:rPr>
              <w:t>.</w:t>
            </w:r>
          </w:p>
        </w:tc>
      </w:tr>
      <w:tr w:rsidR="00C90EFB" w:rsidRPr="00105091" w:rsidDel="007F6776" w14:paraId="56FEFAFE" w14:textId="77777777" w:rsidTr="003B2254">
        <w:trPr>
          <w:del w:id="45" w:author="Joy" w:date="2022-02-08T19:03:00Z"/>
        </w:trPr>
        <w:tc>
          <w:tcPr>
            <w:tcW w:w="2238" w:type="dxa"/>
          </w:tcPr>
          <w:p w14:paraId="04E356BA" w14:textId="77777777" w:rsidR="00C90EFB" w:rsidRPr="00105091" w:rsidDel="007F6776" w:rsidRDefault="00C90EFB" w:rsidP="003B2254">
            <w:pPr>
              <w:pStyle w:val="NoSpacing"/>
              <w:spacing w:line="276" w:lineRule="auto"/>
              <w:jc w:val="both"/>
              <w:rPr>
                <w:del w:id="46" w:author="Joy" w:date="2022-02-08T19:03:00Z"/>
                <w:rFonts w:ascii="Arial" w:hAnsi="Arial" w:cs="Arial"/>
                <w:sz w:val="20"/>
                <w:szCs w:val="20"/>
              </w:rPr>
            </w:pPr>
          </w:p>
        </w:tc>
        <w:tc>
          <w:tcPr>
            <w:tcW w:w="6647" w:type="dxa"/>
          </w:tcPr>
          <w:p w14:paraId="2082DA57" w14:textId="77777777" w:rsidR="00C90EFB" w:rsidRPr="00105091" w:rsidDel="007F6776" w:rsidRDefault="00C90EFB" w:rsidP="003B2254">
            <w:pPr>
              <w:pStyle w:val="NoSpacing"/>
              <w:spacing w:line="276" w:lineRule="auto"/>
              <w:jc w:val="both"/>
              <w:rPr>
                <w:del w:id="47" w:author="Joy" w:date="2022-02-08T19:03:00Z"/>
                <w:rFonts w:ascii="Arial" w:hAnsi="Arial" w:cs="Arial"/>
                <w:sz w:val="20"/>
                <w:szCs w:val="20"/>
              </w:rPr>
            </w:pPr>
          </w:p>
        </w:tc>
      </w:tr>
    </w:tbl>
    <w:p w14:paraId="1F47099A" w14:textId="77777777" w:rsidR="00F449D1" w:rsidRPr="00F449D1" w:rsidRDefault="00F449D1" w:rsidP="00F449D1">
      <w:pPr>
        <w:pStyle w:val="NoSpacing"/>
        <w:tabs>
          <w:tab w:val="left" w:pos="709"/>
        </w:tabs>
        <w:rPr>
          <w:rFonts w:ascii="Arial" w:hAnsi="Arial" w:cs="Arial"/>
          <w:sz w:val="20"/>
          <w:szCs w:val="20"/>
        </w:rPr>
      </w:pPr>
      <w:r w:rsidRPr="00F449D1">
        <w:rPr>
          <w:rFonts w:ascii="Arial" w:hAnsi="Arial" w:cs="Arial"/>
          <w:sz w:val="20"/>
          <w:szCs w:val="20"/>
        </w:rPr>
        <w:t xml:space="preserve"> </w:t>
      </w:r>
      <w:r w:rsidRPr="00F449D1">
        <w:rPr>
          <w:rFonts w:ascii="Arial" w:hAnsi="Arial" w:cs="Arial"/>
          <w:sz w:val="20"/>
          <w:szCs w:val="20"/>
        </w:rPr>
        <w:tab/>
        <w:t xml:space="preserve">       </w:t>
      </w:r>
    </w:p>
    <w:p w14:paraId="03482DB1" w14:textId="5606020D" w:rsidR="00F449D1" w:rsidRPr="00F449D1" w:rsidRDefault="00F449D1" w:rsidP="00C90EFB">
      <w:pPr>
        <w:pStyle w:val="NoSpacing"/>
        <w:tabs>
          <w:tab w:val="left" w:pos="1843"/>
        </w:tabs>
        <w:ind w:left="709" w:firstLine="425"/>
        <w:rPr>
          <w:rFonts w:ascii="Arial" w:hAnsi="Arial" w:cs="Arial"/>
          <w:sz w:val="20"/>
          <w:szCs w:val="20"/>
        </w:rPr>
      </w:pPr>
      <w:r w:rsidRPr="00F449D1">
        <w:rPr>
          <w:rFonts w:ascii="Arial" w:hAnsi="Arial" w:cs="Arial"/>
          <w:sz w:val="20"/>
          <w:szCs w:val="20"/>
        </w:rPr>
        <w:t>4.</w:t>
      </w:r>
      <w:r w:rsidR="00C90EFB">
        <w:rPr>
          <w:rFonts w:ascii="Arial" w:hAnsi="Arial" w:cs="Arial"/>
          <w:sz w:val="20"/>
          <w:szCs w:val="20"/>
        </w:rPr>
        <w:t>3</w:t>
      </w:r>
      <w:r w:rsidRPr="00F449D1">
        <w:rPr>
          <w:rFonts w:ascii="Arial" w:hAnsi="Arial" w:cs="Arial"/>
          <w:sz w:val="20"/>
          <w:szCs w:val="20"/>
        </w:rPr>
        <w:t>.5.2</w:t>
      </w:r>
      <w:r w:rsidRPr="00F449D1">
        <w:rPr>
          <w:rFonts w:ascii="Arial" w:hAnsi="Arial" w:cs="Arial"/>
          <w:sz w:val="20"/>
          <w:szCs w:val="20"/>
        </w:rPr>
        <w:tab/>
        <w:t>All female personnel can avail of the maternity leave within the scope of this policy.</w:t>
      </w:r>
    </w:p>
    <w:p w14:paraId="030DA37D" w14:textId="77777777" w:rsidR="00F449D1" w:rsidRPr="00F449D1" w:rsidRDefault="00F449D1" w:rsidP="00F449D1">
      <w:pPr>
        <w:pStyle w:val="NoSpacing"/>
        <w:tabs>
          <w:tab w:val="left" w:pos="709"/>
        </w:tabs>
        <w:rPr>
          <w:rFonts w:ascii="Arial" w:hAnsi="Arial" w:cs="Arial"/>
          <w:sz w:val="20"/>
          <w:szCs w:val="20"/>
        </w:rPr>
      </w:pPr>
      <w:r w:rsidRPr="00F449D1">
        <w:rPr>
          <w:rFonts w:ascii="Arial" w:hAnsi="Arial" w:cs="Arial"/>
          <w:sz w:val="20"/>
          <w:szCs w:val="20"/>
        </w:rPr>
        <w:tab/>
      </w:r>
    </w:p>
    <w:p w14:paraId="3D45B121" w14:textId="029F41D8" w:rsidR="00F449D1" w:rsidRPr="00F449D1" w:rsidRDefault="00F449D1" w:rsidP="00E14C6B">
      <w:pPr>
        <w:pStyle w:val="NoSpacing"/>
        <w:tabs>
          <w:tab w:val="left" w:pos="709"/>
        </w:tabs>
        <w:ind w:left="709"/>
        <w:rPr>
          <w:rFonts w:ascii="Arial" w:hAnsi="Arial" w:cs="Arial"/>
          <w:sz w:val="20"/>
          <w:szCs w:val="20"/>
        </w:rPr>
      </w:pPr>
      <w:r w:rsidRPr="00F449D1">
        <w:rPr>
          <w:rFonts w:ascii="Arial" w:hAnsi="Arial" w:cs="Arial"/>
          <w:sz w:val="20"/>
          <w:szCs w:val="20"/>
        </w:rPr>
        <w:t>4.3.6</w:t>
      </w:r>
      <w:r w:rsidR="00E14C6B">
        <w:rPr>
          <w:rFonts w:ascii="Arial" w:hAnsi="Arial" w:cs="Arial"/>
          <w:sz w:val="20"/>
          <w:szCs w:val="20"/>
        </w:rPr>
        <w:t xml:space="preserve"> </w:t>
      </w:r>
      <w:r w:rsidRPr="00F449D1">
        <w:rPr>
          <w:rFonts w:ascii="Arial" w:hAnsi="Arial" w:cs="Arial"/>
          <w:sz w:val="20"/>
          <w:szCs w:val="20"/>
        </w:rPr>
        <w:t>Paternity Leave</w:t>
      </w:r>
    </w:p>
    <w:p w14:paraId="35A90ABD" w14:textId="77777777" w:rsidR="00F449D1" w:rsidRPr="00F449D1" w:rsidRDefault="00F449D1" w:rsidP="00F449D1">
      <w:pPr>
        <w:pStyle w:val="NoSpacing"/>
        <w:tabs>
          <w:tab w:val="left" w:pos="709"/>
        </w:tabs>
        <w:rPr>
          <w:rFonts w:ascii="Arial" w:hAnsi="Arial" w:cs="Arial"/>
          <w:sz w:val="20"/>
          <w:szCs w:val="20"/>
        </w:rPr>
      </w:pPr>
    </w:p>
    <w:p w14:paraId="022CDA0A" w14:textId="77FCD6DA" w:rsidR="00C90EFB" w:rsidRDefault="00F449D1" w:rsidP="00C90EFB">
      <w:pPr>
        <w:pStyle w:val="NoSpacing"/>
        <w:tabs>
          <w:tab w:val="left" w:pos="709"/>
        </w:tabs>
        <w:ind w:left="1843" w:hanging="709"/>
        <w:rPr>
          <w:rFonts w:ascii="Arial" w:hAnsi="Arial" w:cs="Arial"/>
          <w:sz w:val="20"/>
          <w:szCs w:val="20"/>
        </w:rPr>
      </w:pPr>
      <w:r w:rsidRPr="00F449D1">
        <w:rPr>
          <w:rFonts w:ascii="Arial" w:hAnsi="Arial" w:cs="Arial"/>
          <w:sz w:val="20"/>
          <w:szCs w:val="20"/>
        </w:rPr>
        <w:t>4.</w:t>
      </w:r>
      <w:r w:rsidR="00C90EFB">
        <w:rPr>
          <w:rFonts w:ascii="Arial" w:hAnsi="Arial" w:cs="Arial"/>
          <w:sz w:val="20"/>
          <w:szCs w:val="20"/>
        </w:rPr>
        <w:t>6</w:t>
      </w:r>
      <w:r w:rsidRPr="00F449D1">
        <w:rPr>
          <w:rFonts w:ascii="Arial" w:hAnsi="Arial" w:cs="Arial"/>
          <w:sz w:val="20"/>
          <w:szCs w:val="20"/>
        </w:rPr>
        <w:t>.6.1</w:t>
      </w:r>
      <w:r w:rsidRPr="00F449D1">
        <w:rPr>
          <w:rFonts w:ascii="Arial" w:hAnsi="Arial" w:cs="Arial"/>
          <w:sz w:val="20"/>
          <w:szCs w:val="20"/>
        </w:rPr>
        <w:tab/>
        <w:t>All male Virtual Assistants are eligible for this leave within the scope of this policy. The Virtual Assistant should notify his Superior in advance for the possible date of birth of his child.</w:t>
      </w:r>
    </w:p>
    <w:p w14:paraId="767EDB49" w14:textId="379FA294" w:rsidR="00F449D1" w:rsidRPr="00F449D1" w:rsidRDefault="00F449D1" w:rsidP="00C90EFB">
      <w:pPr>
        <w:pStyle w:val="NoSpacing"/>
        <w:tabs>
          <w:tab w:val="left" w:pos="709"/>
        </w:tabs>
        <w:ind w:left="1843" w:hanging="709"/>
        <w:rPr>
          <w:rFonts w:ascii="Arial" w:hAnsi="Arial" w:cs="Arial"/>
          <w:sz w:val="20"/>
          <w:szCs w:val="20"/>
        </w:rPr>
      </w:pPr>
      <w:r w:rsidRPr="00F449D1">
        <w:rPr>
          <w:rFonts w:ascii="Arial" w:hAnsi="Arial" w:cs="Arial"/>
          <w:sz w:val="20"/>
          <w:szCs w:val="20"/>
        </w:rPr>
        <w:lastRenderedPageBreak/>
        <w:t>4.</w:t>
      </w:r>
      <w:r w:rsidR="00C90EFB">
        <w:rPr>
          <w:rFonts w:ascii="Arial" w:hAnsi="Arial" w:cs="Arial"/>
          <w:sz w:val="20"/>
          <w:szCs w:val="20"/>
        </w:rPr>
        <w:t>6</w:t>
      </w:r>
      <w:r w:rsidRPr="00F449D1">
        <w:rPr>
          <w:rFonts w:ascii="Arial" w:hAnsi="Arial" w:cs="Arial"/>
          <w:sz w:val="20"/>
          <w:szCs w:val="20"/>
        </w:rPr>
        <w:t>.6.2</w:t>
      </w:r>
      <w:r w:rsidRPr="00F449D1">
        <w:rPr>
          <w:rFonts w:ascii="Arial" w:hAnsi="Arial" w:cs="Arial"/>
          <w:sz w:val="20"/>
          <w:szCs w:val="20"/>
        </w:rPr>
        <w:tab/>
        <w:t>Paternity leave must be acquired within 15 days of child birth. Maximum of seven (7) days for Paternity leave is only allowed.</w:t>
      </w:r>
    </w:p>
    <w:p w14:paraId="15B85A0F" w14:textId="77777777" w:rsidR="00F449D1" w:rsidRPr="00F449D1" w:rsidRDefault="00F449D1" w:rsidP="00F449D1">
      <w:pPr>
        <w:pStyle w:val="NoSpacing"/>
        <w:tabs>
          <w:tab w:val="left" w:pos="709"/>
        </w:tabs>
        <w:rPr>
          <w:rFonts w:ascii="Arial" w:hAnsi="Arial" w:cs="Arial"/>
          <w:sz w:val="20"/>
          <w:szCs w:val="20"/>
        </w:rPr>
      </w:pPr>
    </w:p>
    <w:p w14:paraId="5C63B21C" w14:textId="4C5C88BE" w:rsidR="00F449D1" w:rsidRPr="00F449D1" w:rsidRDefault="00F449D1" w:rsidP="00E14C6B">
      <w:pPr>
        <w:pStyle w:val="NoSpacing"/>
        <w:tabs>
          <w:tab w:val="left" w:pos="709"/>
        </w:tabs>
        <w:ind w:left="709"/>
        <w:rPr>
          <w:rFonts w:ascii="Arial" w:hAnsi="Arial" w:cs="Arial"/>
          <w:sz w:val="20"/>
          <w:szCs w:val="20"/>
        </w:rPr>
      </w:pPr>
      <w:r w:rsidRPr="00F449D1">
        <w:rPr>
          <w:rFonts w:ascii="Arial" w:hAnsi="Arial" w:cs="Arial"/>
          <w:sz w:val="20"/>
          <w:szCs w:val="20"/>
        </w:rPr>
        <w:t>4.</w:t>
      </w:r>
      <w:r w:rsidR="00C90EFB">
        <w:rPr>
          <w:rFonts w:ascii="Arial" w:hAnsi="Arial" w:cs="Arial"/>
          <w:sz w:val="20"/>
          <w:szCs w:val="20"/>
        </w:rPr>
        <w:t>6</w:t>
      </w:r>
      <w:r w:rsidRPr="00F449D1">
        <w:rPr>
          <w:rFonts w:ascii="Arial" w:hAnsi="Arial" w:cs="Arial"/>
          <w:sz w:val="20"/>
          <w:szCs w:val="20"/>
        </w:rPr>
        <w:t>.7</w:t>
      </w:r>
      <w:r w:rsidR="00E14C6B">
        <w:rPr>
          <w:rFonts w:ascii="Arial" w:hAnsi="Arial" w:cs="Arial"/>
          <w:sz w:val="20"/>
          <w:szCs w:val="20"/>
        </w:rPr>
        <w:t xml:space="preserve"> </w:t>
      </w:r>
      <w:r w:rsidRPr="00F449D1">
        <w:rPr>
          <w:rFonts w:ascii="Arial" w:hAnsi="Arial" w:cs="Arial"/>
          <w:sz w:val="20"/>
          <w:szCs w:val="20"/>
        </w:rPr>
        <w:t>Leave of Absence (applicable for Probationary Virtual Assistants)</w:t>
      </w:r>
    </w:p>
    <w:p w14:paraId="77B4D301" w14:textId="77777777" w:rsidR="00F449D1" w:rsidRPr="00F449D1" w:rsidRDefault="00F449D1" w:rsidP="00F449D1">
      <w:pPr>
        <w:pStyle w:val="NoSpacing"/>
        <w:tabs>
          <w:tab w:val="left" w:pos="709"/>
        </w:tabs>
        <w:rPr>
          <w:rFonts w:ascii="Arial" w:hAnsi="Arial" w:cs="Arial"/>
          <w:sz w:val="20"/>
          <w:szCs w:val="20"/>
        </w:rPr>
      </w:pPr>
    </w:p>
    <w:p w14:paraId="11162AF3" w14:textId="77777777" w:rsidR="00E14C6B" w:rsidRDefault="00F449D1" w:rsidP="00E14C6B">
      <w:pPr>
        <w:pStyle w:val="NoSpacing"/>
        <w:tabs>
          <w:tab w:val="left" w:pos="709"/>
        </w:tabs>
        <w:ind w:left="1843" w:hanging="709"/>
        <w:rPr>
          <w:rFonts w:ascii="Arial" w:hAnsi="Arial" w:cs="Arial"/>
          <w:sz w:val="20"/>
          <w:szCs w:val="20"/>
        </w:rPr>
      </w:pPr>
      <w:r w:rsidRPr="00F449D1">
        <w:rPr>
          <w:rFonts w:ascii="Arial" w:hAnsi="Arial" w:cs="Arial"/>
          <w:sz w:val="20"/>
          <w:szCs w:val="20"/>
        </w:rPr>
        <w:t>4.</w:t>
      </w:r>
      <w:r w:rsidR="00E14C6B">
        <w:rPr>
          <w:rFonts w:ascii="Arial" w:hAnsi="Arial" w:cs="Arial"/>
          <w:sz w:val="20"/>
          <w:szCs w:val="20"/>
        </w:rPr>
        <w:t>6</w:t>
      </w:r>
      <w:r w:rsidRPr="00F449D1">
        <w:rPr>
          <w:rFonts w:ascii="Arial" w:hAnsi="Arial" w:cs="Arial"/>
          <w:sz w:val="20"/>
          <w:szCs w:val="20"/>
        </w:rPr>
        <w:t>.7.1</w:t>
      </w:r>
      <w:r w:rsidRPr="00F449D1">
        <w:rPr>
          <w:rFonts w:ascii="Arial" w:hAnsi="Arial" w:cs="Arial"/>
          <w:sz w:val="20"/>
          <w:szCs w:val="20"/>
        </w:rPr>
        <w:tab/>
        <w:t xml:space="preserve">Under special circumstances, full-time and part-time regular Virtual Assistants who have completed the </w:t>
      </w:r>
      <w:proofErr w:type="gramStart"/>
      <w:r w:rsidRPr="00F449D1">
        <w:rPr>
          <w:rFonts w:ascii="Arial" w:hAnsi="Arial" w:cs="Arial"/>
          <w:sz w:val="20"/>
          <w:szCs w:val="20"/>
        </w:rPr>
        <w:t>90  day</w:t>
      </w:r>
      <w:proofErr w:type="gramEnd"/>
      <w:r w:rsidRPr="00F449D1">
        <w:rPr>
          <w:rFonts w:ascii="Arial" w:hAnsi="Arial" w:cs="Arial"/>
          <w:sz w:val="20"/>
          <w:szCs w:val="20"/>
        </w:rPr>
        <w:t xml:space="preserve"> probationary period maybe granted a leave of absence without pay.  The granting of this type of leave is normally for compelling reasons and is dependent upon the written approval of your supervisor. Paid leaves of absences may be available in accordance with federal, state or local laws, as applicable. Non- Paid time off (PTO) Virtual Assistants may request at any time for a non- PTO. It should be deducted from the payroll period.</w:t>
      </w:r>
    </w:p>
    <w:p w14:paraId="6E54BD21" w14:textId="77777777" w:rsidR="00E14C6B" w:rsidRDefault="00F449D1" w:rsidP="00E14C6B">
      <w:pPr>
        <w:pStyle w:val="NoSpacing"/>
        <w:tabs>
          <w:tab w:val="left" w:pos="709"/>
        </w:tabs>
        <w:ind w:left="1843" w:hanging="709"/>
        <w:rPr>
          <w:rFonts w:ascii="Arial" w:hAnsi="Arial" w:cs="Arial"/>
          <w:sz w:val="20"/>
          <w:szCs w:val="20"/>
        </w:rPr>
      </w:pPr>
      <w:r w:rsidRPr="00F449D1">
        <w:rPr>
          <w:rFonts w:ascii="Arial" w:hAnsi="Arial" w:cs="Arial"/>
          <w:sz w:val="20"/>
          <w:szCs w:val="20"/>
        </w:rPr>
        <w:t>4.</w:t>
      </w:r>
      <w:r w:rsidR="00E14C6B">
        <w:rPr>
          <w:rFonts w:ascii="Arial" w:hAnsi="Arial" w:cs="Arial"/>
          <w:sz w:val="20"/>
          <w:szCs w:val="20"/>
        </w:rPr>
        <w:t>6</w:t>
      </w:r>
      <w:r w:rsidRPr="00F449D1">
        <w:rPr>
          <w:rFonts w:ascii="Arial" w:hAnsi="Arial" w:cs="Arial"/>
          <w:sz w:val="20"/>
          <w:szCs w:val="20"/>
        </w:rPr>
        <w:t>.7.2</w:t>
      </w:r>
      <w:r w:rsidRPr="00F449D1">
        <w:rPr>
          <w:rFonts w:ascii="Arial" w:hAnsi="Arial" w:cs="Arial"/>
          <w:sz w:val="20"/>
          <w:szCs w:val="20"/>
        </w:rPr>
        <w:tab/>
        <w:t xml:space="preserve">Leaves may not exceed 3 days during which time no benefits will accrue.  </w:t>
      </w:r>
    </w:p>
    <w:p w14:paraId="0A736AF0" w14:textId="77777777" w:rsidR="00E14C6B" w:rsidRDefault="00F449D1" w:rsidP="00E14C6B">
      <w:pPr>
        <w:pStyle w:val="NoSpacing"/>
        <w:tabs>
          <w:tab w:val="left" w:pos="709"/>
        </w:tabs>
        <w:ind w:left="1843" w:hanging="709"/>
        <w:rPr>
          <w:rFonts w:ascii="Arial" w:hAnsi="Arial" w:cs="Arial"/>
          <w:sz w:val="20"/>
          <w:szCs w:val="20"/>
        </w:rPr>
      </w:pPr>
      <w:r w:rsidRPr="00F449D1">
        <w:rPr>
          <w:rFonts w:ascii="Arial" w:hAnsi="Arial" w:cs="Arial"/>
          <w:sz w:val="20"/>
          <w:szCs w:val="20"/>
        </w:rPr>
        <w:t>4.</w:t>
      </w:r>
      <w:r w:rsidR="00E14C6B">
        <w:rPr>
          <w:rFonts w:ascii="Arial" w:hAnsi="Arial" w:cs="Arial"/>
          <w:sz w:val="20"/>
          <w:szCs w:val="20"/>
        </w:rPr>
        <w:t>6</w:t>
      </w:r>
      <w:r w:rsidRPr="00F449D1">
        <w:rPr>
          <w:rFonts w:ascii="Arial" w:hAnsi="Arial" w:cs="Arial"/>
          <w:sz w:val="20"/>
          <w:szCs w:val="20"/>
        </w:rPr>
        <w:t>.7.3</w:t>
      </w:r>
      <w:r w:rsidRPr="00F449D1">
        <w:rPr>
          <w:rFonts w:ascii="Arial" w:hAnsi="Arial" w:cs="Arial"/>
          <w:sz w:val="20"/>
          <w:szCs w:val="20"/>
        </w:rPr>
        <w:tab/>
        <w:t>The following will be deemed a voluntary resignation for the purposes of a leave of absence:</w:t>
      </w:r>
    </w:p>
    <w:p w14:paraId="7C62793F" w14:textId="778E82BA" w:rsidR="00E14C6B" w:rsidRDefault="00F449D1" w:rsidP="00E14C6B">
      <w:pPr>
        <w:pStyle w:val="NoSpacing"/>
        <w:tabs>
          <w:tab w:val="left" w:pos="709"/>
        </w:tabs>
        <w:ind w:left="2694" w:hanging="851"/>
        <w:rPr>
          <w:rFonts w:ascii="Arial" w:hAnsi="Arial" w:cs="Arial"/>
          <w:sz w:val="20"/>
          <w:szCs w:val="20"/>
        </w:rPr>
      </w:pPr>
      <w:r w:rsidRPr="00F449D1">
        <w:rPr>
          <w:rFonts w:ascii="Arial" w:hAnsi="Arial" w:cs="Arial"/>
          <w:sz w:val="20"/>
          <w:szCs w:val="20"/>
        </w:rPr>
        <w:t>4.</w:t>
      </w:r>
      <w:r w:rsidR="00E14C6B">
        <w:rPr>
          <w:rFonts w:ascii="Arial" w:hAnsi="Arial" w:cs="Arial"/>
          <w:sz w:val="20"/>
          <w:szCs w:val="20"/>
        </w:rPr>
        <w:t>6</w:t>
      </w:r>
      <w:r w:rsidRPr="00F449D1">
        <w:rPr>
          <w:rFonts w:ascii="Arial" w:hAnsi="Arial" w:cs="Arial"/>
          <w:sz w:val="20"/>
          <w:szCs w:val="20"/>
        </w:rPr>
        <w:t>.7.3.1</w:t>
      </w:r>
      <w:r w:rsidRPr="00F449D1">
        <w:rPr>
          <w:rFonts w:ascii="Arial" w:hAnsi="Arial" w:cs="Arial"/>
          <w:sz w:val="20"/>
          <w:szCs w:val="20"/>
        </w:rPr>
        <w:tab/>
        <w:t>failure to advise the Company of your availability to work;</w:t>
      </w:r>
    </w:p>
    <w:p w14:paraId="4D9F9A89" w14:textId="77777777" w:rsidR="00E14C6B" w:rsidRDefault="00F449D1" w:rsidP="00E14C6B">
      <w:pPr>
        <w:pStyle w:val="NoSpacing"/>
        <w:tabs>
          <w:tab w:val="left" w:pos="709"/>
        </w:tabs>
        <w:ind w:left="2694" w:hanging="851"/>
        <w:rPr>
          <w:rFonts w:ascii="Arial" w:hAnsi="Arial" w:cs="Arial"/>
          <w:sz w:val="20"/>
          <w:szCs w:val="20"/>
        </w:rPr>
      </w:pPr>
      <w:r w:rsidRPr="00F449D1">
        <w:rPr>
          <w:rFonts w:ascii="Arial" w:hAnsi="Arial" w:cs="Arial"/>
          <w:sz w:val="20"/>
          <w:szCs w:val="20"/>
        </w:rPr>
        <w:t>4.</w:t>
      </w:r>
      <w:r w:rsidR="00E14C6B">
        <w:rPr>
          <w:rFonts w:ascii="Arial" w:hAnsi="Arial" w:cs="Arial"/>
          <w:sz w:val="20"/>
          <w:szCs w:val="20"/>
        </w:rPr>
        <w:t>6</w:t>
      </w:r>
      <w:r w:rsidRPr="00F449D1">
        <w:rPr>
          <w:rFonts w:ascii="Arial" w:hAnsi="Arial" w:cs="Arial"/>
          <w:sz w:val="20"/>
          <w:szCs w:val="20"/>
        </w:rPr>
        <w:t>.7.3.2</w:t>
      </w:r>
      <w:r w:rsidRPr="00F449D1">
        <w:rPr>
          <w:rFonts w:ascii="Arial" w:hAnsi="Arial" w:cs="Arial"/>
          <w:sz w:val="20"/>
          <w:szCs w:val="20"/>
        </w:rPr>
        <w:tab/>
        <w:t xml:space="preserve">obtaining another position; </w:t>
      </w:r>
    </w:p>
    <w:p w14:paraId="2A27DD3D" w14:textId="77777777" w:rsidR="00E14C6B" w:rsidRDefault="00F449D1" w:rsidP="00E14C6B">
      <w:pPr>
        <w:pStyle w:val="NoSpacing"/>
        <w:tabs>
          <w:tab w:val="left" w:pos="709"/>
        </w:tabs>
        <w:ind w:left="2694" w:hanging="851"/>
        <w:rPr>
          <w:rFonts w:ascii="Arial" w:hAnsi="Arial" w:cs="Arial"/>
          <w:sz w:val="20"/>
          <w:szCs w:val="20"/>
        </w:rPr>
      </w:pPr>
      <w:r w:rsidRPr="00F449D1">
        <w:rPr>
          <w:rFonts w:ascii="Arial" w:hAnsi="Arial" w:cs="Arial"/>
          <w:sz w:val="20"/>
          <w:szCs w:val="20"/>
        </w:rPr>
        <w:t>4.</w:t>
      </w:r>
      <w:r w:rsidR="00E14C6B">
        <w:rPr>
          <w:rFonts w:ascii="Arial" w:hAnsi="Arial" w:cs="Arial"/>
          <w:sz w:val="20"/>
          <w:szCs w:val="20"/>
        </w:rPr>
        <w:t>6</w:t>
      </w:r>
      <w:r w:rsidRPr="00F449D1">
        <w:rPr>
          <w:rFonts w:ascii="Arial" w:hAnsi="Arial" w:cs="Arial"/>
          <w:sz w:val="20"/>
          <w:szCs w:val="20"/>
        </w:rPr>
        <w:t>.7.3.3</w:t>
      </w:r>
      <w:r w:rsidRPr="00F449D1">
        <w:rPr>
          <w:rFonts w:ascii="Arial" w:hAnsi="Arial" w:cs="Arial"/>
          <w:sz w:val="20"/>
          <w:szCs w:val="20"/>
        </w:rPr>
        <w:tab/>
        <w:t xml:space="preserve">engaging in another business; </w:t>
      </w:r>
    </w:p>
    <w:p w14:paraId="098290A1" w14:textId="1D01304B" w:rsidR="00E14C6B" w:rsidRDefault="00F449D1" w:rsidP="00E14C6B">
      <w:pPr>
        <w:pStyle w:val="NoSpacing"/>
        <w:tabs>
          <w:tab w:val="left" w:pos="709"/>
        </w:tabs>
        <w:ind w:left="2694" w:hanging="851"/>
        <w:rPr>
          <w:rFonts w:ascii="Arial" w:hAnsi="Arial" w:cs="Arial"/>
          <w:sz w:val="20"/>
          <w:szCs w:val="20"/>
        </w:rPr>
      </w:pPr>
      <w:r w:rsidRPr="00F449D1">
        <w:rPr>
          <w:rFonts w:ascii="Arial" w:hAnsi="Arial" w:cs="Arial"/>
          <w:sz w:val="20"/>
          <w:szCs w:val="20"/>
        </w:rPr>
        <w:t>4.</w:t>
      </w:r>
      <w:r w:rsidR="00E14C6B">
        <w:rPr>
          <w:rFonts w:ascii="Arial" w:hAnsi="Arial" w:cs="Arial"/>
          <w:sz w:val="20"/>
          <w:szCs w:val="20"/>
        </w:rPr>
        <w:t>6</w:t>
      </w:r>
      <w:r w:rsidRPr="00F449D1">
        <w:rPr>
          <w:rFonts w:ascii="Arial" w:hAnsi="Arial" w:cs="Arial"/>
          <w:sz w:val="20"/>
          <w:szCs w:val="20"/>
        </w:rPr>
        <w:t>.7.3.4</w:t>
      </w:r>
      <w:r w:rsidRPr="00F449D1">
        <w:rPr>
          <w:rFonts w:ascii="Arial" w:hAnsi="Arial" w:cs="Arial"/>
          <w:sz w:val="20"/>
          <w:szCs w:val="20"/>
        </w:rPr>
        <w:tab/>
        <w:t>failure to return to work</w:t>
      </w:r>
      <w:r w:rsidR="00E14C6B">
        <w:rPr>
          <w:rFonts w:ascii="Arial" w:hAnsi="Arial" w:cs="Arial"/>
          <w:sz w:val="20"/>
          <w:szCs w:val="20"/>
        </w:rPr>
        <w:t xml:space="preserve"> </w:t>
      </w:r>
      <w:r w:rsidRPr="00F449D1">
        <w:rPr>
          <w:rFonts w:ascii="Arial" w:hAnsi="Arial" w:cs="Arial"/>
          <w:sz w:val="20"/>
          <w:szCs w:val="20"/>
        </w:rPr>
        <w:t xml:space="preserve">when notified; or </w:t>
      </w:r>
    </w:p>
    <w:p w14:paraId="6C392B21" w14:textId="51A66571" w:rsidR="00F449D1" w:rsidRPr="00F449D1" w:rsidRDefault="00F449D1" w:rsidP="00E14C6B">
      <w:pPr>
        <w:pStyle w:val="NoSpacing"/>
        <w:tabs>
          <w:tab w:val="left" w:pos="709"/>
        </w:tabs>
        <w:ind w:left="2694" w:hanging="851"/>
        <w:rPr>
          <w:rFonts w:ascii="Arial" w:hAnsi="Arial" w:cs="Arial"/>
          <w:sz w:val="20"/>
          <w:szCs w:val="20"/>
        </w:rPr>
      </w:pPr>
      <w:r w:rsidRPr="00F449D1">
        <w:rPr>
          <w:rFonts w:ascii="Arial" w:hAnsi="Arial" w:cs="Arial"/>
          <w:sz w:val="20"/>
          <w:szCs w:val="20"/>
        </w:rPr>
        <w:t>4.</w:t>
      </w:r>
      <w:r w:rsidR="00E14C6B">
        <w:rPr>
          <w:rFonts w:ascii="Arial" w:hAnsi="Arial" w:cs="Arial"/>
          <w:sz w:val="20"/>
          <w:szCs w:val="20"/>
        </w:rPr>
        <w:t>6</w:t>
      </w:r>
      <w:r w:rsidRPr="00F449D1">
        <w:rPr>
          <w:rFonts w:ascii="Arial" w:hAnsi="Arial" w:cs="Arial"/>
          <w:sz w:val="20"/>
          <w:szCs w:val="20"/>
        </w:rPr>
        <w:t>.7.3.5</w:t>
      </w:r>
      <w:r w:rsidRPr="00F449D1">
        <w:rPr>
          <w:rFonts w:ascii="Arial" w:hAnsi="Arial" w:cs="Arial"/>
          <w:sz w:val="20"/>
          <w:szCs w:val="20"/>
        </w:rPr>
        <w:tab/>
        <w:t>your continued absence from work beyond the time approved by the Company.</w:t>
      </w:r>
    </w:p>
    <w:p w14:paraId="68388533" w14:textId="77777777" w:rsidR="00F449D1" w:rsidRPr="00F449D1" w:rsidRDefault="00F449D1" w:rsidP="00F449D1">
      <w:pPr>
        <w:pStyle w:val="NoSpacing"/>
        <w:tabs>
          <w:tab w:val="left" w:pos="709"/>
        </w:tabs>
        <w:rPr>
          <w:rFonts w:ascii="Arial" w:hAnsi="Arial" w:cs="Arial"/>
          <w:sz w:val="20"/>
          <w:szCs w:val="20"/>
        </w:rPr>
      </w:pPr>
    </w:p>
    <w:p w14:paraId="5B5AEB3D" w14:textId="5ACAC1BC" w:rsidR="00F449D1" w:rsidRPr="00F449D1" w:rsidRDefault="00F449D1" w:rsidP="00E14C6B">
      <w:pPr>
        <w:pStyle w:val="NoSpacing"/>
        <w:tabs>
          <w:tab w:val="left" w:pos="1276"/>
        </w:tabs>
        <w:ind w:left="709"/>
        <w:rPr>
          <w:rFonts w:ascii="Arial" w:hAnsi="Arial" w:cs="Arial"/>
          <w:sz w:val="20"/>
          <w:szCs w:val="20"/>
        </w:rPr>
      </w:pPr>
      <w:r w:rsidRPr="00F449D1">
        <w:rPr>
          <w:rFonts w:ascii="Arial" w:hAnsi="Arial" w:cs="Arial"/>
          <w:sz w:val="20"/>
          <w:szCs w:val="20"/>
        </w:rPr>
        <w:t>4.</w:t>
      </w:r>
      <w:r w:rsidR="00E14C6B">
        <w:rPr>
          <w:rFonts w:ascii="Arial" w:hAnsi="Arial" w:cs="Arial"/>
          <w:sz w:val="20"/>
          <w:szCs w:val="20"/>
        </w:rPr>
        <w:t>6</w:t>
      </w:r>
      <w:r w:rsidRPr="00F449D1">
        <w:rPr>
          <w:rFonts w:ascii="Arial" w:hAnsi="Arial" w:cs="Arial"/>
          <w:sz w:val="20"/>
          <w:szCs w:val="20"/>
        </w:rPr>
        <w:t>.8</w:t>
      </w:r>
      <w:r w:rsidRPr="00F449D1">
        <w:rPr>
          <w:rFonts w:ascii="Arial" w:hAnsi="Arial" w:cs="Arial"/>
          <w:sz w:val="20"/>
          <w:szCs w:val="20"/>
        </w:rPr>
        <w:tab/>
        <w:t>Reporting Absences</w:t>
      </w:r>
    </w:p>
    <w:p w14:paraId="49FF6AB6" w14:textId="77777777" w:rsidR="00F449D1" w:rsidRPr="00F449D1" w:rsidRDefault="00F449D1" w:rsidP="00F449D1">
      <w:pPr>
        <w:pStyle w:val="NoSpacing"/>
        <w:tabs>
          <w:tab w:val="left" w:pos="709"/>
        </w:tabs>
        <w:rPr>
          <w:rFonts w:ascii="Arial" w:hAnsi="Arial" w:cs="Arial"/>
          <w:sz w:val="20"/>
          <w:szCs w:val="20"/>
        </w:rPr>
      </w:pPr>
    </w:p>
    <w:p w14:paraId="67FB5DB6" w14:textId="77777777" w:rsidR="00E14C6B" w:rsidRDefault="00F449D1" w:rsidP="00E14C6B">
      <w:pPr>
        <w:pStyle w:val="NoSpacing"/>
        <w:tabs>
          <w:tab w:val="left" w:pos="709"/>
        </w:tabs>
        <w:ind w:left="1843" w:hanging="709"/>
        <w:rPr>
          <w:rFonts w:ascii="Arial" w:hAnsi="Arial" w:cs="Arial"/>
          <w:sz w:val="20"/>
          <w:szCs w:val="20"/>
        </w:rPr>
      </w:pPr>
      <w:r w:rsidRPr="00F449D1">
        <w:rPr>
          <w:rFonts w:ascii="Arial" w:hAnsi="Arial" w:cs="Arial"/>
          <w:sz w:val="20"/>
          <w:szCs w:val="20"/>
        </w:rPr>
        <w:t>4.</w:t>
      </w:r>
      <w:r w:rsidR="00E14C6B">
        <w:rPr>
          <w:rFonts w:ascii="Arial" w:hAnsi="Arial" w:cs="Arial"/>
          <w:sz w:val="20"/>
          <w:szCs w:val="20"/>
        </w:rPr>
        <w:t>6</w:t>
      </w:r>
      <w:r w:rsidRPr="00F449D1">
        <w:rPr>
          <w:rFonts w:ascii="Arial" w:hAnsi="Arial" w:cs="Arial"/>
          <w:sz w:val="20"/>
          <w:szCs w:val="20"/>
        </w:rPr>
        <w:t>.8.1</w:t>
      </w:r>
      <w:r w:rsidRPr="00F449D1">
        <w:rPr>
          <w:rFonts w:ascii="Arial" w:hAnsi="Arial" w:cs="Arial"/>
          <w:sz w:val="20"/>
          <w:szCs w:val="20"/>
        </w:rPr>
        <w:tab/>
        <w:t>To encourage reporting of absences (whether as vacation, sick leave, or otherwise), any absence without proper notice or excuse will be treated as an unpaid leave and subject to the section titled “ATTENDANCE AND PUNCTUALITY.”  Reporting should be done preferably via Google forms and through email.</w:t>
      </w:r>
    </w:p>
    <w:p w14:paraId="3E8708B3" w14:textId="77777777" w:rsidR="00E14C6B" w:rsidRDefault="00F449D1" w:rsidP="00E14C6B">
      <w:pPr>
        <w:pStyle w:val="NoSpacing"/>
        <w:tabs>
          <w:tab w:val="left" w:pos="709"/>
        </w:tabs>
        <w:ind w:left="1843" w:hanging="709"/>
        <w:rPr>
          <w:rFonts w:ascii="Arial" w:hAnsi="Arial" w:cs="Arial"/>
          <w:sz w:val="20"/>
          <w:szCs w:val="20"/>
        </w:rPr>
      </w:pPr>
      <w:r w:rsidRPr="00F449D1">
        <w:rPr>
          <w:rFonts w:ascii="Arial" w:hAnsi="Arial" w:cs="Arial"/>
          <w:sz w:val="20"/>
          <w:szCs w:val="20"/>
        </w:rPr>
        <w:t>4.</w:t>
      </w:r>
      <w:r w:rsidR="00E14C6B">
        <w:rPr>
          <w:rFonts w:ascii="Arial" w:hAnsi="Arial" w:cs="Arial"/>
          <w:sz w:val="20"/>
          <w:szCs w:val="20"/>
        </w:rPr>
        <w:t>6</w:t>
      </w:r>
      <w:r w:rsidRPr="00F449D1">
        <w:rPr>
          <w:rFonts w:ascii="Arial" w:hAnsi="Arial" w:cs="Arial"/>
          <w:sz w:val="20"/>
          <w:szCs w:val="20"/>
        </w:rPr>
        <w:t>.8.2</w:t>
      </w:r>
      <w:r w:rsidRPr="00F449D1">
        <w:rPr>
          <w:rFonts w:ascii="Arial" w:hAnsi="Arial" w:cs="Arial"/>
          <w:sz w:val="20"/>
          <w:szCs w:val="20"/>
        </w:rPr>
        <w:tab/>
        <w:t>A</w:t>
      </w:r>
      <w:r w:rsidR="00E14C6B">
        <w:rPr>
          <w:rFonts w:ascii="Arial" w:hAnsi="Arial" w:cs="Arial"/>
          <w:sz w:val="20"/>
          <w:szCs w:val="20"/>
        </w:rPr>
        <w:t xml:space="preserve"> </w:t>
      </w:r>
      <w:r w:rsidRPr="00F449D1">
        <w:rPr>
          <w:rFonts w:ascii="Arial" w:hAnsi="Arial" w:cs="Arial"/>
          <w:sz w:val="20"/>
          <w:szCs w:val="20"/>
        </w:rPr>
        <w:t xml:space="preserve">Virtual Assistant who will not report to </w:t>
      </w:r>
      <w:r w:rsidR="00E14C6B">
        <w:rPr>
          <w:rFonts w:ascii="Arial" w:hAnsi="Arial" w:cs="Arial"/>
          <w:sz w:val="20"/>
          <w:szCs w:val="20"/>
        </w:rPr>
        <w:t xml:space="preserve">work </w:t>
      </w:r>
      <w:r w:rsidRPr="00F449D1">
        <w:rPr>
          <w:rFonts w:ascii="Arial" w:hAnsi="Arial" w:cs="Arial"/>
          <w:sz w:val="20"/>
          <w:szCs w:val="20"/>
        </w:rPr>
        <w:t xml:space="preserve"> and did not notify the immediate head or HR will be terminated within 72 hours due to abandonment of work.</w:t>
      </w:r>
    </w:p>
    <w:p w14:paraId="59640A50" w14:textId="7A4879FB" w:rsidR="00F449D1" w:rsidRDefault="00F449D1" w:rsidP="00E14C6B">
      <w:pPr>
        <w:pStyle w:val="NoSpacing"/>
        <w:tabs>
          <w:tab w:val="left" w:pos="709"/>
        </w:tabs>
        <w:ind w:left="1843" w:hanging="709"/>
        <w:rPr>
          <w:rFonts w:ascii="Arial" w:hAnsi="Arial" w:cs="Arial"/>
          <w:sz w:val="20"/>
          <w:szCs w:val="20"/>
        </w:rPr>
      </w:pPr>
      <w:r w:rsidRPr="00F449D1">
        <w:rPr>
          <w:rFonts w:ascii="Arial" w:hAnsi="Arial" w:cs="Arial"/>
          <w:sz w:val="20"/>
          <w:szCs w:val="20"/>
        </w:rPr>
        <w:t>4.</w:t>
      </w:r>
      <w:r w:rsidR="00E14C6B">
        <w:rPr>
          <w:rFonts w:ascii="Arial" w:hAnsi="Arial" w:cs="Arial"/>
          <w:sz w:val="20"/>
          <w:szCs w:val="20"/>
        </w:rPr>
        <w:t>6</w:t>
      </w:r>
      <w:r w:rsidRPr="00F449D1">
        <w:rPr>
          <w:rFonts w:ascii="Arial" w:hAnsi="Arial" w:cs="Arial"/>
          <w:sz w:val="20"/>
          <w:szCs w:val="20"/>
        </w:rPr>
        <w:t>.8.3</w:t>
      </w:r>
      <w:r w:rsidRPr="00F449D1">
        <w:rPr>
          <w:rFonts w:ascii="Arial" w:hAnsi="Arial" w:cs="Arial"/>
          <w:sz w:val="20"/>
          <w:szCs w:val="20"/>
        </w:rPr>
        <w:tab/>
        <w:t>Although a physician’s statement normally will not be requested for absences of less than three wor</w:t>
      </w:r>
      <w:r w:rsidR="00E14C6B">
        <w:rPr>
          <w:rFonts w:ascii="Arial" w:hAnsi="Arial" w:cs="Arial"/>
          <w:sz w:val="20"/>
          <w:szCs w:val="20"/>
        </w:rPr>
        <w:t>k</w:t>
      </w:r>
      <w:r w:rsidRPr="00F449D1">
        <w:rPr>
          <w:rFonts w:ascii="Arial" w:hAnsi="Arial" w:cs="Arial"/>
          <w:sz w:val="20"/>
          <w:szCs w:val="20"/>
        </w:rPr>
        <w:t xml:space="preserve"> days, the Company reserve the right to request such a statement upon the Virtual Assistant’s return to perform or at other times the Company deems appropriate</w:t>
      </w:r>
      <w:r w:rsidR="00E14C6B">
        <w:rPr>
          <w:rFonts w:ascii="Arial" w:hAnsi="Arial" w:cs="Arial"/>
          <w:sz w:val="20"/>
          <w:szCs w:val="20"/>
        </w:rPr>
        <w:t>.</w:t>
      </w:r>
    </w:p>
    <w:p w14:paraId="5F98A2DD" w14:textId="1AE24F89" w:rsidR="008344A7" w:rsidRDefault="008344A7" w:rsidP="008344A7">
      <w:pPr>
        <w:pStyle w:val="NoSpacing"/>
        <w:tabs>
          <w:tab w:val="left" w:pos="709"/>
        </w:tabs>
        <w:ind w:left="1843" w:hanging="851"/>
        <w:rPr>
          <w:rFonts w:ascii="Arial" w:hAnsi="Arial" w:cs="Arial"/>
          <w:sz w:val="20"/>
          <w:szCs w:val="20"/>
        </w:rPr>
      </w:pPr>
      <w:r>
        <w:rPr>
          <w:rFonts w:ascii="Arial" w:hAnsi="Arial" w:cs="Arial"/>
          <w:sz w:val="20"/>
          <w:szCs w:val="20"/>
        </w:rPr>
        <w:tab/>
      </w:r>
    </w:p>
    <w:p w14:paraId="4E3A6BC4" w14:textId="32450CF4" w:rsidR="00330EC3" w:rsidRDefault="00330EC3" w:rsidP="005C4178">
      <w:pPr>
        <w:pStyle w:val="NoSpacing"/>
        <w:tabs>
          <w:tab w:val="left" w:pos="709"/>
        </w:tabs>
        <w:ind w:left="426" w:firstLine="283"/>
        <w:rPr>
          <w:rFonts w:ascii="Arial" w:hAnsi="Arial" w:cs="Arial"/>
          <w:sz w:val="20"/>
          <w:szCs w:val="20"/>
        </w:rPr>
      </w:pPr>
    </w:p>
    <w:p w14:paraId="1E0EC2D0" w14:textId="18018E3B" w:rsidR="00330EC3" w:rsidRDefault="001545F0" w:rsidP="005C4178">
      <w:pPr>
        <w:pStyle w:val="NoSpacing"/>
        <w:tabs>
          <w:tab w:val="left" w:pos="709"/>
        </w:tabs>
        <w:ind w:left="426" w:firstLine="283"/>
        <w:rPr>
          <w:rFonts w:ascii="Arial" w:hAnsi="Arial" w:cs="Arial"/>
          <w:sz w:val="20"/>
          <w:szCs w:val="20"/>
        </w:rPr>
      </w:pPr>
      <w:r>
        <w:rPr>
          <w:rFonts w:ascii="Arial" w:hAnsi="Arial" w:cs="Arial"/>
          <w:noProof/>
          <w:sz w:val="20"/>
          <w:szCs w:val="20"/>
        </w:rPr>
        <mc:AlternateContent>
          <mc:Choice Requires="wps">
            <w:drawing>
              <wp:anchor distT="0" distB="0" distL="114300" distR="114300" simplePos="0" relativeHeight="251674624" behindDoc="0" locked="0" layoutInCell="1" allowOverlap="1" wp14:anchorId="695C164D" wp14:editId="19A2F5CA">
                <wp:simplePos x="0" y="0"/>
                <wp:positionH relativeFrom="margin">
                  <wp:posOffset>-99060</wp:posOffset>
                </wp:positionH>
                <wp:positionV relativeFrom="paragraph">
                  <wp:posOffset>6350</wp:posOffset>
                </wp:positionV>
                <wp:extent cx="6179820" cy="304800"/>
                <wp:effectExtent l="0" t="0" r="11430" b="19050"/>
                <wp:wrapNone/>
                <wp:docPr id="28" name="Text Box 28"/>
                <wp:cNvGraphicFramePr/>
                <a:graphic xmlns:a="http://schemas.openxmlformats.org/drawingml/2006/main">
                  <a:graphicData uri="http://schemas.microsoft.com/office/word/2010/wordprocessingShape">
                    <wps:wsp>
                      <wps:cNvSpPr txBox="1"/>
                      <wps:spPr>
                        <a:xfrm>
                          <a:off x="0" y="0"/>
                          <a:ext cx="6179820" cy="304800"/>
                        </a:xfrm>
                        <a:prstGeom prst="rect">
                          <a:avLst/>
                        </a:prstGeom>
                        <a:solidFill>
                          <a:srgbClr val="00B0F0"/>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63ADF02" w14:textId="57CF61E8" w:rsidR="001545F0" w:rsidRPr="00A63B0E" w:rsidRDefault="001545F0" w:rsidP="001545F0">
                            <w:pPr>
                              <w:pStyle w:val="Heading1"/>
                              <w:spacing w:before="0" w:line="240" w:lineRule="auto"/>
                              <w:jc w:val="center"/>
                              <w:rPr>
                                <w:color w:val="000000" w:themeColor="text1"/>
                              </w:rPr>
                            </w:pPr>
                            <w:bookmarkStart w:id="48" w:name="_Toc125953472"/>
                            <w:r>
                              <w:rPr>
                                <w:rFonts w:ascii="Arial" w:hAnsi="Arial" w:cs="Arial"/>
                                <w:b/>
                                <w:bCs/>
                                <w:color w:val="000000" w:themeColor="text1"/>
                                <w:sz w:val="24"/>
                                <w:szCs w:val="24"/>
                              </w:rPr>
                              <w:t>PART 5: SALES AND MARKETING POLICY</w:t>
                            </w:r>
                            <w:bookmarkEnd w:id="48"/>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5C164D" id="Text Box 28" o:spid="_x0000_s1030" type="#_x0000_t202" style="position:absolute;left:0;text-align:left;margin-left:-7.8pt;margin-top:.5pt;width:486.6pt;height:24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" fillcolor="#00b0f0" strokeweight=".5pt">
                <v:textbox>
                  <w:txbxContent>
                    <w:p w14:paraId="363ADF02" w14:textId="57CF61E8" w:rsidR="001545F0" w:rsidRPr="00A63B0E" w:rsidRDefault="001545F0" w:rsidP="001545F0">
                      <w:pPr>
                        <w:pStyle w:val="Heading1"/>
                        <w:spacing w:before="0" w:line="240" w:lineRule="auto"/>
                        <w:jc w:val="center"/>
                        <w:rPr>
                          <w:color w:val="000000" w:themeColor="text1"/>
                        </w:rPr>
                      </w:pPr>
                      <w:bookmarkStart w:id="49" w:name="_Toc125953472"/>
                      <w:r>
                        <w:rPr>
                          <w:rFonts w:ascii="Arial" w:hAnsi="Arial" w:cs="Arial"/>
                          <w:b/>
                          <w:bCs/>
                          <w:color w:val="000000" w:themeColor="text1"/>
                          <w:sz w:val="24"/>
                          <w:szCs w:val="24"/>
                        </w:rPr>
                        <w:t>PART 5: SALES AND MARKETING POLICY</w:t>
                      </w:r>
                      <w:bookmarkEnd w:id="49"/>
                    </w:p>
                  </w:txbxContent>
                </v:textbox>
                <w10:wrap anchorx="margin"/>
              </v:shape>
            </w:pict>
          </mc:Fallback>
        </mc:AlternateContent>
      </w:r>
    </w:p>
    <w:p w14:paraId="3941EDCE" w14:textId="4C2C40C7" w:rsidR="00330EC3" w:rsidRDefault="00330EC3" w:rsidP="005C4178">
      <w:pPr>
        <w:pStyle w:val="NoSpacing"/>
        <w:tabs>
          <w:tab w:val="left" w:pos="709"/>
        </w:tabs>
        <w:ind w:left="426" w:firstLine="283"/>
        <w:rPr>
          <w:rFonts w:ascii="Arial" w:hAnsi="Arial" w:cs="Arial"/>
          <w:sz w:val="20"/>
          <w:szCs w:val="20"/>
        </w:rPr>
      </w:pPr>
    </w:p>
    <w:p w14:paraId="2A1CB350" w14:textId="77777777" w:rsidR="00B616FD" w:rsidRDefault="00B616FD" w:rsidP="00FF7325">
      <w:pPr>
        <w:pStyle w:val="NoSpacing"/>
        <w:tabs>
          <w:tab w:val="left" w:pos="709"/>
        </w:tabs>
        <w:rPr>
          <w:rFonts w:ascii="Arial" w:hAnsi="Arial" w:cs="Arial"/>
          <w:sz w:val="20"/>
          <w:szCs w:val="20"/>
        </w:rPr>
      </w:pPr>
    </w:p>
    <w:p w14:paraId="7B1BED14" w14:textId="24DC1EFB" w:rsidR="00F449D1" w:rsidRPr="00F449D1" w:rsidRDefault="00634140" w:rsidP="00F449D1">
      <w:pPr>
        <w:pStyle w:val="NoSpacing"/>
        <w:rPr>
          <w:rFonts w:ascii="Arial" w:hAnsi="Arial" w:cs="Arial"/>
        </w:rPr>
      </w:pPr>
      <w:r w:rsidRPr="00F449D1">
        <w:rPr>
          <w:rFonts w:ascii="Arial" w:hAnsi="Arial" w:cs="Arial"/>
        </w:rPr>
        <w:t>5.1 Customer Service Representative Policy</w:t>
      </w:r>
    </w:p>
    <w:p w14:paraId="2B9D5635" w14:textId="77777777" w:rsidR="00F449D1" w:rsidRPr="00F449D1" w:rsidRDefault="00F449D1" w:rsidP="00F449D1">
      <w:pPr>
        <w:pStyle w:val="NoSpacing"/>
      </w:pPr>
    </w:p>
    <w:p w14:paraId="371E0576" w14:textId="77777777" w:rsidR="00634140" w:rsidRPr="00785109" w:rsidRDefault="00634140" w:rsidP="00634140">
      <w:pPr>
        <w:pStyle w:val="ListParagraph"/>
        <w:keepNext/>
        <w:keepLines/>
        <w:numPr>
          <w:ilvl w:val="0"/>
          <w:numId w:val="5"/>
        </w:numPr>
        <w:spacing w:before="40" w:after="240"/>
        <w:contextualSpacing w:val="0"/>
        <w:jc w:val="both"/>
        <w:outlineLvl w:val="1"/>
        <w:rPr>
          <w:rFonts w:ascii="Arial" w:eastAsiaTheme="majorEastAsia" w:hAnsi="Arial" w:cs="Arial"/>
          <w:bCs/>
          <w:vanish/>
          <w:color w:val="000000" w:themeColor="text1"/>
          <w:sz w:val="20"/>
          <w:szCs w:val="20"/>
          <w:lang w:val="en-PH"/>
        </w:rPr>
      </w:pPr>
    </w:p>
    <w:p w14:paraId="15C45237" w14:textId="77777777" w:rsidR="00634140" w:rsidRDefault="00634140" w:rsidP="00634140">
      <w:pPr>
        <w:pStyle w:val="Heading2"/>
        <w:numPr>
          <w:ilvl w:val="2"/>
          <w:numId w:val="5"/>
        </w:numPr>
        <w:tabs>
          <w:tab w:val="num" w:pos="360"/>
        </w:tabs>
        <w:spacing w:after="240"/>
        <w:ind w:left="851" w:hanging="567"/>
        <w:jc w:val="both"/>
        <w:rPr>
          <w:rFonts w:ascii="Arial" w:hAnsi="Arial" w:cs="Arial"/>
          <w:bCs/>
          <w:color w:val="000000" w:themeColor="text1"/>
          <w:sz w:val="20"/>
          <w:szCs w:val="20"/>
          <w:lang w:val="en-PH"/>
        </w:rPr>
      </w:pPr>
      <w:r w:rsidRPr="00F63755">
        <w:rPr>
          <w:rFonts w:ascii="Arial" w:hAnsi="Arial" w:cs="Arial"/>
          <w:bCs/>
          <w:color w:val="000000" w:themeColor="text1"/>
          <w:sz w:val="20"/>
          <w:szCs w:val="20"/>
          <w:lang w:val="en-PH"/>
        </w:rPr>
        <w:t>PURPOS</w:t>
      </w:r>
      <w:r>
        <w:rPr>
          <w:rFonts w:ascii="Arial" w:hAnsi="Arial" w:cs="Arial"/>
          <w:bCs/>
          <w:color w:val="000000" w:themeColor="text1"/>
          <w:sz w:val="20"/>
          <w:szCs w:val="20"/>
          <w:lang w:val="en-PH"/>
        </w:rPr>
        <w:t>E</w:t>
      </w:r>
    </w:p>
    <w:p w14:paraId="2792D35C" w14:textId="77777777" w:rsidR="00634140" w:rsidRPr="00785109" w:rsidRDefault="00634140" w:rsidP="00634140">
      <w:pPr>
        <w:pStyle w:val="NoSpacing"/>
        <w:ind w:left="1560" w:hanging="851"/>
        <w:jc w:val="both"/>
        <w:rPr>
          <w:rFonts w:ascii="Arial" w:hAnsi="Arial" w:cs="Arial"/>
          <w:sz w:val="20"/>
          <w:szCs w:val="20"/>
        </w:rPr>
      </w:pPr>
      <w:r w:rsidRPr="00785109">
        <w:rPr>
          <w:rFonts w:ascii="Arial" w:hAnsi="Arial" w:cs="Arial"/>
          <w:sz w:val="20"/>
          <w:szCs w:val="20"/>
        </w:rPr>
        <w:t>5.1.1.1. To properly address customers’ requests, concerns/complaints and inquiries and take corrective actions to satisfy customers’ expectations and requirements.</w:t>
      </w:r>
    </w:p>
    <w:p w14:paraId="46C33FEC" w14:textId="77777777" w:rsidR="00634140" w:rsidRPr="00785109" w:rsidRDefault="00634140" w:rsidP="00634140">
      <w:pPr>
        <w:pStyle w:val="NoSpacing"/>
        <w:ind w:left="1560" w:hanging="851"/>
        <w:jc w:val="both"/>
        <w:rPr>
          <w:rFonts w:ascii="Arial" w:hAnsi="Arial" w:cs="Arial"/>
          <w:bCs/>
          <w:color w:val="000000" w:themeColor="text1"/>
          <w:sz w:val="16"/>
          <w:szCs w:val="16"/>
        </w:rPr>
      </w:pPr>
      <w:r w:rsidRPr="00785109">
        <w:rPr>
          <w:rFonts w:ascii="Arial" w:hAnsi="Arial" w:cs="Arial"/>
          <w:sz w:val="20"/>
          <w:szCs w:val="20"/>
        </w:rPr>
        <w:t>5.1.1.2. To ensure the standard engagement process with customers/clients, prospects and contacts are being followed.</w:t>
      </w:r>
    </w:p>
    <w:p w14:paraId="4B780FDC" w14:textId="77777777" w:rsidR="00634140" w:rsidRPr="00F63755" w:rsidRDefault="00634140" w:rsidP="00634140">
      <w:pPr>
        <w:pStyle w:val="ListParagraph"/>
        <w:spacing w:before="240" w:after="240"/>
        <w:ind w:left="360"/>
        <w:jc w:val="both"/>
        <w:rPr>
          <w:rFonts w:ascii="Arial" w:hAnsi="Arial" w:cs="Arial"/>
          <w:b/>
          <w:color w:val="000000" w:themeColor="text1"/>
          <w:sz w:val="20"/>
          <w:szCs w:val="20"/>
          <w:lang w:val="en-PH"/>
        </w:rPr>
      </w:pPr>
    </w:p>
    <w:p w14:paraId="58053D91" w14:textId="77777777" w:rsidR="00634140" w:rsidRDefault="00634140" w:rsidP="00634140">
      <w:pPr>
        <w:pStyle w:val="ListParagraph"/>
        <w:numPr>
          <w:ilvl w:val="2"/>
          <w:numId w:val="5"/>
        </w:numPr>
        <w:ind w:left="851" w:hanging="567"/>
        <w:jc w:val="both"/>
        <w:rPr>
          <w:rFonts w:ascii="Arial" w:hAnsi="Arial" w:cs="Arial"/>
          <w:bCs/>
          <w:color w:val="000000" w:themeColor="text1"/>
          <w:sz w:val="20"/>
          <w:szCs w:val="20"/>
          <w:lang w:val="en-PH"/>
        </w:rPr>
      </w:pPr>
      <w:r w:rsidRPr="00785109">
        <w:rPr>
          <w:rFonts w:ascii="Arial" w:hAnsi="Arial" w:cs="Arial"/>
          <w:bCs/>
          <w:color w:val="000000" w:themeColor="text1"/>
          <w:sz w:val="20"/>
          <w:szCs w:val="20"/>
          <w:lang w:val="en-PH"/>
        </w:rPr>
        <w:t>SCOPE</w:t>
      </w:r>
    </w:p>
    <w:p w14:paraId="5C17CAED" w14:textId="77777777" w:rsidR="00634140" w:rsidRDefault="00634140" w:rsidP="00634140">
      <w:pPr>
        <w:pStyle w:val="ListParagraph"/>
        <w:ind w:left="851"/>
        <w:jc w:val="both"/>
        <w:rPr>
          <w:rFonts w:ascii="Arial" w:hAnsi="Arial" w:cs="Arial"/>
          <w:bCs/>
          <w:color w:val="000000" w:themeColor="text1"/>
          <w:sz w:val="20"/>
          <w:szCs w:val="20"/>
          <w:lang w:val="en-PH"/>
        </w:rPr>
      </w:pPr>
    </w:p>
    <w:p w14:paraId="17D0CB7A" w14:textId="77777777" w:rsidR="00634140" w:rsidRPr="00785109" w:rsidRDefault="00634140" w:rsidP="00634140">
      <w:pPr>
        <w:pStyle w:val="ListParagraph"/>
        <w:numPr>
          <w:ilvl w:val="3"/>
          <w:numId w:val="5"/>
        </w:numPr>
        <w:ind w:firstLine="352"/>
        <w:jc w:val="both"/>
        <w:rPr>
          <w:rFonts w:ascii="Arial" w:hAnsi="Arial" w:cs="Arial"/>
          <w:bCs/>
          <w:color w:val="000000" w:themeColor="text1"/>
          <w:sz w:val="20"/>
          <w:szCs w:val="20"/>
          <w:lang w:val="en-PH"/>
        </w:rPr>
      </w:pPr>
      <w:r w:rsidRPr="00785109">
        <w:rPr>
          <w:rFonts w:ascii="Arial" w:hAnsi="Arial" w:cs="Arial"/>
          <w:sz w:val="20"/>
          <w:szCs w:val="20"/>
          <w:lang w:val="en-PH"/>
        </w:rPr>
        <w:t xml:space="preserve">The procedure covers the following: </w:t>
      </w:r>
    </w:p>
    <w:p w14:paraId="401AD7F2" w14:textId="77777777" w:rsidR="00634140" w:rsidRPr="00785109" w:rsidRDefault="00634140" w:rsidP="00634140">
      <w:pPr>
        <w:pStyle w:val="ListParagraph"/>
        <w:numPr>
          <w:ilvl w:val="4"/>
          <w:numId w:val="5"/>
        </w:numPr>
        <w:ind w:left="2268" w:hanging="850"/>
        <w:jc w:val="both"/>
        <w:rPr>
          <w:rFonts w:ascii="Arial" w:hAnsi="Arial" w:cs="Arial"/>
          <w:bCs/>
          <w:color w:val="000000" w:themeColor="text1"/>
          <w:sz w:val="20"/>
          <w:szCs w:val="20"/>
          <w:lang w:val="en-PH"/>
        </w:rPr>
      </w:pPr>
      <w:r w:rsidRPr="00785109">
        <w:rPr>
          <w:rFonts w:ascii="Arial" w:hAnsi="Arial" w:cs="Arial"/>
          <w:sz w:val="20"/>
          <w:szCs w:val="20"/>
          <w:lang w:val="en-PH"/>
        </w:rPr>
        <w:lastRenderedPageBreak/>
        <w:t>Activities in handling customers’ requests, concerns/complaints and inquiries in relation to our company services</w:t>
      </w:r>
      <w:r w:rsidRPr="00785109">
        <w:rPr>
          <w:rFonts w:ascii="Arial" w:hAnsi="Arial" w:cs="Arial"/>
          <w:sz w:val="20"/>
          <w:szCs w:val="20"/>
        </w:rPr>
        <w:t xml:space="preserve"> (e.g., </w:t>
      </w:r>
      <w:r w:rsidRPr="00785109">
        <w:rPr>
          <w:rFonts w:ascii="Arial" w:hAnsi="Arial" w:cs="Arial"/>
          <w:sz w:val="20"/>
          <w:szCs w:val="20"/>
          <w:lang w:val="en-PH"/>
        </w:rPr>
        <w:t>Project-based, System subscription, System with Support and with End to End Services subscription, etc.).</w:t>
      </w:r>
    </w:p>
    <w:p w14:paraId="60DB2379" w14:textId="77777777" w:rsidR="00634140" w:rsidRPr="00785109" w:rsidRDefault="00634140" w:rsidP="00634140">
      <w:pPr>
        <w:pStyle w:val="ListParagraph"/>
        <w:numPr>
          <w:ilvl w:val="4"/>
          <w:numId w:val="5"/>
        </w:numPr>
        <w:ind w:left="2268" w:hanging="850"/>
        <w:jc w:val="both"/>
        <w:rPr>
          <w:rFonts w:ascii="Arial" w:hAnsi="Arial" w:cs="Arial"/>
          <w:bCs/>
          <w:color w:val="000000" w:themeColor="text1"/>
          <w:sz w:val="20"/>
          <w:szCs w:val="20"/>
          <w:lang w:val="en-PH"/>
        </w:rPr>
      </w:pPr>
      <w:r w:rsidRPr="00785109">
        <w:rPr>
          <w:rFonts w:ascii="Arial" w:hAnsi="Arial" w:cs="Arial"/>
          <w:sz w:val="20"/>
          <w:szCs w:val="20"/>
          <w:lang w:val="en-PH"/>
        </w:rPr>
        <w:t>Cold-calling/emailing engagement procedures</w:t>
      </w:r>
    </w:p>
    <w:p w14:paraId="51ECBA83" w14:textId="77777777" w:rsidR="00634140" w:rsidRDefault="00634140" w:rsidP="00634140">
      <w:pPr>
        <w:pStyle w:val="Heading2"/>
        <w:numPr>
          <w:ilvl w:val="2"/>
          <w:numId w:val="5"/>
        </w:numPr>
        <w:tabs>
          <w:tab w:val="num" w:pos="360"/>
        </w:tabs>
        <w:spacing w:after="240"/>
        <w:ind w:left="851" w:hanging="567"/>
        <w:jc w:val="both"/>
        <w:rPr>
          <w:rFonts w:ascii="Arial" w:hAnsi="Arial" w:cs="Arial"/>
          <w:bCs/>
          <w:color w:val="000000" w:themeColor="text1"/>
          <w:sz w:val="20"/>
          <w:szCs w:val="20"/>
          <w:lang w:val="en-PH"/>
        </w:rPr>
      </w:pPr>
      <w:r w:rsidRPr="00F63755">
        <w:rPr>
          <w:rFonts w:ascii="Arial" w:hAnsi="Arial" w:cs="Arial"/>
          <w:bCs/>
          <w:color w:val="000000" w:themeColor="text1"/>
          <w:sz w:val="20"/>
          <w:szCs w:val="20"/>
          <w:lang w:val="en-PH"/>
        </w:rPr>
        <w:t>POLICY</w:t>
      </w:r>
    </w:p>
    <w:p w14:paraId="01BC2077" w14:textId="77777777" w:rsidR="00634140" w:rsidRPr="00F63755" w:rsidRDefault="00634140" w:rsidP="00634140">
      <w:pPr>
        <w:pStyle w:val="Heading2"/>
        <w:numPr>
          <w:ilvl w:val="3"/>
          <w:numId w:val="5"/>
        </w:numPr>
        <w:tabs>
          <w:tab w:val="num" w:pos="360"/>
        </w:tabs>
        <w:spacing w:after="240"/>
        <w:ind w:left="1418" w:hanging="709"/>
        <w:jc w:val="both"/>
        <w:rPr>
          <w:rFonts w:ascii="Arial" w:hAnsi="Arial" w:cs="Arial"/>
          <w:bCs/>
          <w:color w:val="000000" w:themeColor="text1"/>
          <w:sz w:val="20"/>
          <w:szCs w:val="20"/>
          <w:lang w:val="en-PH"/>
        </w:rPr>
      </w:pPr>
      <w:r w:rsidRPr="00F63755">
        <w:rPr>
          <w:rFonts w:ascii="Arial" w:hAnsi="Arial" w:cs="Arial"/>
          <w:color w:val="000000" w:themeColor="text1"/>
          <w:sz w:val="20"/>
          <w:szCs w:val="20"/>
          <w:lang w:val="en-PH"/>
        </w:rPr>
        <w:t>All Customer Service Representative/s are required to follow CSR standard procedures to provide the best possible services to our customers/clients, prospects and contacts; and to ensure the highest possible level of service and commitment of our company.</w:t>
      </w:r>
    </w:p>
    <w:p w14:paraId="293625C9" w14:textId="77777777" w:rsidR="00634140" w:rsidRPr="00F63755" w:rsidRDefault="00634140" w:rsidP="00634140">
      <w:pPr>
        <w:pStyle w:val="Heading2"/>
        <w:numPr>
          <w:ilvl w:val="2"/>
          <w:numId w:val="5"/>
        </w:numPr>
        <w:tabs>
          <w:tab w:val="num" w:pos="360"/>
        </w:tabs>
        <w:spacing w:after="240"/>
        <w:ind w:left="426" w:hanging="215"/>
        <w:jc w:val="both"/>
        <w:rPr>
          <w:rFonts w:ascii="Arial" w:hAnsi="Arial" w:cs="Arial"/>
          <w:bCs/>
          <w:color w:val="000000" w:themeColor="text1"/>
          <w:sz w:val="20"/>
          <w:szCs w:val="20"/>
          <w:lang w:val="en-PH"/>
        </w:rPr>
      </w:pPr>
      <w:r w:rsidRPr="00F63755">
        <w:rPr>
          <w:rFonts w:ascii="Arial" w:hAnsi="Arial" w:cs="Arial"/>
          <w:bCs/>
          <w:color w:val="000000" w:themeColor="text1"/>
          <w:sz w:val="20"/>
          <w:szCs w:val="20"/>
          <w:lang w:val="en-PH"/>
        </w:rPr>
        <w:t>RESPONSIBILITIES</w:t>
      </w:r>
    </w:p>
    <w:p w14:paraId="1D545E79" w14:textId="77777777" w:rsidR="00634140" w:rsidRDefault="00634140" w:rsidP="00634140">
      <w:pPr>
        <w:pStyle w:val="ListParagraph"/>
        <w:numPr>
          <w:ilvl w:val="3"/>
          <w:numId w:val="5"/>
        </w:numPr>
        <w:tabs>
          <w:tab w:val="left" w:pos="1418"/>
        </w:tabs>
        <w:spacing w:after="240"/>
        <w:ind w:left="1418" w:hanging="709"/>
        <w:jc w:val="both"/>
        <w:rPr>
          <w:rFonts w:ascii="Arial" w:hAnsi="Arial" w:cs="Arial"/>
          <w:sz w:val="20"/>
          <w:szCs w:val="20"/>
          <w:lang w:val="en-PH"/>
        </w:rPr>
      </w:pPr>
      <w:r w:rsidRPr="00840C21">
        <w:rPr>
          <w:rFonts w:ascii="Arial" w:hAnsi="Arial" w:cs="Arial"/>
          <w:sz w:val="20"/>
          <w:szCs w:val="20"/>
          <w:lang w:val="en-PH"/>
        </w:rPr>
        <w:t>Customer Service Representative-Inbound - is responsible for handling and assisting customers’ requests, concerns/complaints and inquiries.</w:t>
      </w:r>
    </w:p>
    <w:p w14:paraId="48B91941" w14:textId="77777777" w:rsidR="00634140" w:rsidRPr="00840C21" w:rsidRDefault="00634140" w:rsidP="00634140">
      <w:pPr>
        <w:pStyle w:val="ListParagraph"/>
        <w:numPr>
          <w:ilvl w:val="3"/>
          <w:numId w:val="5"/>
        </w:numPr>
        <w:tabs>
          <w:tab w:val="left" w:pos="709"/>
        </w:tabs>
        <w:spacing w:after="240"/>
        <w:ind w:left="1418" w:hanging="709"/>
        <w:jc w:val="both"/>
        <w:rPr>
          <w:rFonts w:ascii="Arial" w:hAnsi="Arial" w:cs="Arial"/>
          <w:sz w:val="20"/>
          <w:szCs w:val="20"/>
          <w:lang w:val="en-PH"/>
        </w:rPr>
      </w:pPr>
      <w:r w:rsidRPr="00840C21">
        <w:rPr>
          <w:rFonts w:ascii="Arial" w:hAnsi="Arial" w:cs="Arial"/>
          <w:sz w:val="20"/>
          <w:szCs w:val="20"/>
          <w:lang w:val="en-PH"/>
        </w:rPr>
        <w:t>Customer Service Representative-Outbound - covers the cold-calling-emailing and scheduling of Demo Presentation Meeting/s.</w:t>
      </w:r>
    </w:p>
    <w:p w14:paraId="000AAF87" w14:textId="77777777" w:rsidR="00634140" w:rsidRDefault="00634140" w:rsidP="00634140">
      <w:pPr>
        <w:pStyle w:val="ListParagraph"/>
        <w:numPr>
          <w:ilvl w:val="3"/>
          <w:numId w:val="5"/>
        </w:numPr>
        <w:tabs>
          <w:tab w:val="left" w:pos="1134"/>
        </w:tabs>
        <w:spacing w:after="240"/>
        <w:ind w:left="1418" w:hanging="709"/>
        <w:jc w:val="both"/>
        <w:rPr>
          <w:rFonts w:ascii="Arial" w:hAnsi="Arial" w:cs="Arial"/>
          <w:sz w:val="20"/>
          <w:szCs w:val="20"/>
          <w:lang w:val="en-PH"/>
        </w:rPr>
      </w:pPr>
      <w:r w:rsidRPr="00785109">
        <w:rPr>
          <w:rFonts w:ascii="Arial" w:hAnsi="Arial" w:cs="Arial"/>
          <w:sz w:val="20"/>
          <w:szCs w:val="20"/>
          <w:lang w:val="en-PH"/>
        </w:rPr>
        <w:t>Admin Support - is responsible for Bria Support, Data Mining/ Research/ Lead Generation and Database updates and monitoring.</w:t>
      </w:r>
    </w:p>
    <w:p w14:paraId="34FC8A83" w14:textId="77777777" w:rsidR="00634140" w:rsidRDefault="00634140" w:rsidP="00634140">
      <w:pPr>
        <w:pStyle w:val="ListParagraph"/>
        <w:numPr>
          <w:ilvl w:val="3"/>
          <w:numId w:val="5"/>
        </w:numPr>
        <w:tabs>
          <w:tab w:val="left" w:pos="1134"/>
        </w:tabs>
        <w:spacing w:after="240"/>
        <w:ind w:left="1418" w:hanging="709"/>
        <w:jc w:val="both"/>
        <w:rPr>
          <w:rFonts w:ascii="Arial" w:hAnsi="Arial" w:cs="Arial"/>
          <w:sz w:val="20"/>
          <w:szCs w:val="20"/>
          <w:lang w:val="en-PH"/>
        </w:rPr>
      </w:pPr>
      <w:r w:rsidRPr="00785109">
        <w:rPr>
          <w:rFonts w:ascii="Arial" w:hAnsi="Arial" w:cs="Arial"/>
          <w:sz w:val="20"/>
          <w:szCs w:val="20"/>
          <w:lang w:val="en-PH"/>
        </w:rPr>
        <w:t>CSR Team Leader - assists/trains CSR Inbound and Outbound (Call and Email) with CSR standard procedures.</w:t>
      </w:r>
    </w:p>
    <w:p w14:paraId="575A8D78" w14:textId="77777777" w:rsidR="00634140" w:rsidRDefault="00634140" w:rsidP="00634140">
      <w:pPr>
        <w:pStyle w:val="ListParagraph"/>
        <w:numPr>
          <w:ilvl w:val="3"/>
          <w:numId w:val="5"/>
        </w:numPr>
        <w:tabs>
          <w:tab w:val="left" w:pos="1134"/>
        </w:tabs>
        <w:spacing w:after="240"/>
        <w:ind w:left="1418" w:hanging="709"/>
        <w:jc w:val="both"/>
        <w:rPr>
          <w:rFonts w:ascii="Arial" w:hAnsi="Arial" w:cs="Arial"/>
          <w:sz w:val="20"/>
          <w:szCs w:val="20"/>
          <w:lang w:val="en-PH"/>
        </w:rPr>
      </w:pPr>
      <w:r w:rsidRPr="00785109">
        <w:rPr>
          <w:rFonts w:ascii="Arial" w:hAnsi="Arial" w:cs="Arial"/>
          <w:sz w:val="20"/>
          <w:szCs w:val="20"/>
          <w:lang w:val="en-PH"/>
        </w:rPr>
        <w:t>CSR Coordinator - ensures all customers’ requests, concerns/complaints and inquiries, cold-calling and demo presentation meetings are completely processed within CSR standard procedures.</w:t>
      </w:r>
    </w:p>
    <w:p w14:paraId="47F21FD1" w14:textId="77777777" w:rsidR="00634140" w:rsidRDefault="00634140" w:rsidP="00634140">
      <w:pPr>
        <w:pStyle w:val="ListParagraph"/>
        <w:numPr>
          <w:ilvl w:val="3"/>
          <w:numId w:val="5"/>
        </w:numPr>
        <w:tabs>
          <w:tab w:val="left" w:pos="1134"/>
        </w:tabs>
        <w:spacing w:after="240"/>
        <w:ind w:left="1418" w:hanging="709"/>
        <w:jc w:val="both"/>
        <w:rPr>
          <w:rFonts w:ascii="Arial" w:hAnsi="Arial" w:cs="Arial"/>
          <w:sz w:val="20"/>
          <w:szCs w:val="20"/>
          <w:lang w:val="en-PH"/>
        </w:rPr>
      </w:pPr>
      <w:r w:rsidRPr="00785109">
        <w:rPr>
          <w:rFonts w:ascii="Arial" w:hAnsi="Arial" w:cs="Arial"/>
          <w:sz w:val="20"/>
          <w:szCs w:val="20"/>
          <w:lang w:val="en-PH"/>
        </w:rPr>
        <w:t>CSR Supervisor- responsible for review and approval of CSR’s response to any customers’ requests, concerns/complaints and inquiries.</w:t>
      </w:r>
    </w:p>
    <w:p w14:paraId="2EBB6BFE" w14:textId="77777777" w:rsidR="00634140" w:rsidRPr="00840C21" w:rsidRDefault="00634140" w:rsidP="00634140">
      <w:pPr>
        <w:pStyle w:val="ListParagraph"/>
        <w:numPr>
          <w:ilvl w:val="3"/>
          <w:numId w:val="5"/>
        </w:numPr>
        <w:tabs>
          <w:tab w:val="left" w:pos="1134"/>
        </w:tabs>
        <w:spacing w:after="240"/>
        <w:ind w:left="1418" w:hanging="709"/>
        <w:jc w:val="both"/>
        <w:rPr>
          <w:rFonts w:ascii="Arial" w:hAnsi="Arial" w:cs="Arial"/>
          <w:sz w:val="20"/>
          <w:szCs w:val="20"/>
          <w:lang w:val="en-PH"/>
        </w:rPr>
      </w:pPr>
      <w:r w:rsidRPr="00840C21">
        <w:rPr>
          <w:rFonts w:ascii="Arial" w:hAnsi="Arial" w:cs="Arial"/>
          <w:sz w:val="20"/>
          <w:szCs w:val="20"/>
          <w:lang w:val="en-PH"/>
        </w:rPr>
        <w:t>CSR Manager – Overall training/monitoring of CSR Team. Assess GAP’s and action items for continuous improvement of the Team.</w:t>
      </w:r>
    </w:p>
    <w:p w14:paraId="672ACBA8" w14:textId="77777777" w:rsidR="00634140" w:rsidRDefault="00634140" w:rsidP="00634140">
      <w:pPr>
        <w:pStyle w:val="Heading2"/>
        <w:numPr>
          <w:ilvl w:val="2"/>
          <w:numId w:val="5"/>
        </w:numPr>
        <w:tabs>
          <w:tab w:val="num" w:pos="360"/>
        </w:tabs>
        <w:spacing w:after="240"/>
        <w:ind w:left="851" w:hanging="567"/>
        <w:jc w:val="both"/>
        <w:rPr>
          <w:rFonts w:ascii="Arial" w:hAnsi="Arial" w:cs="Arial"/>
          <w:bCs/>
          <w:color w:val="000000" w:themeColor="text1"/>
          <w:sz w:val="20"/>
          <w:szCs w:val="20"/>
          <w:lang w:val="en-PH"/>
        </w:rPr>
      </w:pPr>
      <w:r w:rsidRPr="00F63755">
        <w:rPr>
          <w:rFonts w:ascii="Arial" w:hAnsi="Arial" w:cs="Arial"/>
          <w:bCs/>
          <w:color w:val="000000" w:themeColor="text1"/>
          <w:sz w:val="20"/>
          <w:szCs w:val="20"/>
          <w:lang w:val="en-PH"/>
        </w:rPr>
        <w:t>PROCEDURE</w:t>
      </w:r>
    </w:p>
    <w:p w14:paraId="6FD3EACF" w14:textId="77777777" w:rsidR="00634140" w:rsidRPr="00840C21" w:rsidRDefault="00634140" w:rsidP="00634140">
      <w:pPr>
        <w:pStyle w:val="ListParagraph"/>
        <w:numPr>
          <w:ilvl w:val="3"/>
          <w:numId w:val="5"/>
        </w:numPr>
        <w:ind w:left="1843" w:hanging="709"/>
        <w:rPr>
          <w:rStyle w:val="Hyperlink"/>
          <w:rFonts w:ascii="Arial" w:hAnsi="Arial" w:cs="Arial"/>
          <w:bCs/>
          <w:color w:val="000000" w:themeColor="text1"/>
          <w:sz w:val="20"/>
          <w:szCs w:val="20"/>
          <w:lang w:val="en-PH"/>
        </w:rPr>
      </w:pPr>
      <w:r w:rsidRPr="00840C21">
        <w:rPr>
          <w:rFonts w:ascii="Arial" w:hAnsi="Arial" w:cs="Arial"/>
          <w:sz w:val="20"/>
          <w:szCs w:val="20"/>
          <w:lang w:val="en-PH"/>
        </w:rPr>
        <w:t xml:space="preserve">All updates in related to CSR activities must be inputted daily at Contact Relationship Management (CRM) section at </w:t>
      </w:r>
      <w:hyperlink r:id="rId30" w:history="1">
        <w:r w:rsidRPr="00840C21">
          <w:rPr>
            <w:rStyle w:val="Hyperlink"/>
            <w:rFonts w:ascii="Arial" w:hAnsi="Arial" w:cs="Arial"/>
            <w:sz w:val="20"/>
            <w:szCs w:val="20"/>
            <w:lang w:val="en-PH"/>
          </w:rPr>
          <w:t>www.interlinkiq.com</w:t>
        </w:r>
      </w:hyperlink>
      <w:r w:rsidRPr="00840C21">
        <w:rPr>
          <w:rStyle w:val="Hyperlink"/>
          <w:rFonts w:ascii="Arial" w:hAnsi="Arial" w:cs="Arial"/>
          <w:sz w:val="20"/>
          <w:szCs w:val="20"/>
          <w:lang w:val="en-PH"/>
        </w:rPr>
        <w:t xml:space="preserve"> </w:t>
      </w:r>
      <w:r w:rsidRPr="00840C21">
        <w:rPr>
          <w:rStyle w:val="Hyperlink"/>
          <w:rFonts w:ascii="Arial" w:hAnsi="Arial" w:cs="Arial"/>
          <w:color w:val="000000" w:themeColor="text1"/>
          <w:sz w:val="20"/>
          <w:szCs w:val="20"/>
          <w:lang w:val="en-PH"/>
        </w:rPr>
        <w:t xml:space="preserve">(watch </w:t>
      </w:r>
      <w:r w:rsidRPr="00840C21">
        <w:rPr>
          <w:rStyle w:val="Hyperlink"/>
          <w:rFonts w:ascii="Arial" w:hAnsi="Arial" w:cs="Arial"/>
          <w:i/>
          <w:color w:val="000000" w:themeColor="text1"/>
          <w:sz w:val="20"/>
          <w:szCs w:val="20"/>
          <w:lang w:val="en-PH"/>
        </w:rPr>
        <w:t>CRM instructional video for reference</w:t>
      </w:r>
      <w:r w:rsidRPr="00840C21">
        <w:rPr>
          <w:rStyle w:val="Hyperlink"/>
          <w:rFonts w:ascii="Arial" w:hAnsi="Arial" w:cs="Arial"/>
          <w:color w:val="000000" w:themeColor="text1"/>
          <w:sz w:val="20"/>
          <w:szCs w:val="20"/>
          <w:lang w:val="en-PH"/>
        </w:rPr>
        <w:t>).</w:t>
      </w:r>
    </w:p>
    <w:p w14:paraId="2FE3EDED" w14:textId="77777777" w:rsidR="00634140" w:rsidRPr="00840C21" w:rsidRDefault="00634140" w:rsidP="00634140">
      <w:pPr>
        <w:pStyle w:val="ListParagraph"/>
        <w:numPr>
          <w:ilvl w:val="3"/>
          <w:numId w:val="5"/>
        </w:numPr>
        <w:ind w:left="1843" w:hanging="709"/>
        <w:rPr>
          <w:rFonts w:ascii="Arial" w:hAnsi="Arial" w:cs="Arial"/>
          <w:bCs/>
          <w:color w:val="000000" w:themeColor="text1"/>
          <w:sz w:val="20"/>
          <w:szCs w:val="20"/>
          <w:lang w:val="en-PH"/>
        </w:rPr>
      </w:pPr>
      <w:r w:rsidRPr="00840C21">
        <w:rPr>
          <w:rFonts w:ascii="Arial" w:hAnsi="Arial" w:cs="Arial"/>
          <w:sz w:val="20"/>
          <w:szCs w:val="20"/>
          <w:lang w:val="en-PH"/>
        </w:rPr>
        <w:t>Outbound/Prospects Daily Target</w:t>
      </w:r>
    </w:p>
    <w:p w14:paraId="562B7822" w14:textId="77777777" w:rsidR="00634140" w:rsidRDefault="00634140" w:rsidP="00634140">
      <w:pPr>
        <w:pStyle w:val="ListParagraph"/>
        <w:numPr>
          <w:ilvl w:val="4"/>
          <w:numId w:val="5"/>
        </w:numPr>
        <w:tabs>
          <w:tab w:val="left" w:pos="1985"/>
        </w:tabs>
        <w:spacing w:after="240"/>
        <w:ind w:left="2694" w:hanging="851"/>
        <w:jc w:val="both"/>
        <w:rPr>
          <w:rFonts w:ascii="Arial" w:hAnsi="Arial" w:cs="Arial"/>
          <w:sz w:val="20"/>
          <w:szCs w:val="20"/>
          <w:lang w:val="en-PH"/>
        </w:rPr>
      </w:pPr>
      <w:r w:rsidRPr="00F63755">
        <w:rPr>
          <w:rFonts w:ascii="Arial" w:hAnsi="Arial" w:cs="Arial"/>
          <w:sz w:val="20"/>
          <w:szCs w:val="20"/>
          <w:lang w:val="en-PH"/>
        </w:rPr>
        <w:t>Call – every CSR must have the following leads/prospects daily according to their status</w:t>
      </w:r>
      <w:r>
        <w:rPr>
          <w:rFonts w:ascii="Arial" w:hAnsi="Arial" w:cs="Arial"/>
          <w:sz w:val="20"/>
          <w:szCs w:val="20"/>
          <w:lang w:val="en-PH"/>
        </w:rPr>
        <w:t>.</w:t>
      </w:r>
    </w:p>
    <w:p w14:paraId="5CACA4CA" w14:textId="77777777" w:rsidR="00634140" w:rsidRDefault="00634140" w:rsidP="00634140">
      <w:pPr>
        <w:pStyle w:val="ListParagraph"/>
        <w:numPr>
          <w:ilvl w:val="4"/>
          <w:numId w:val="5"/>
        </w:numPr>
        <w:tabs>
          <w:tab w:val="left" w:pos="1843"/>
          <w:tab w:val="left" w:pos="2694"/>
        </w:tabs>
        <w:spacing w:after="240"/>
        <w:ind w:left="1843" w:firstLine="0"/>
        <w:jc w:val="both"/>
        <w:rPr>
          <w:rFonts w:ascii="Arial" w:hAnsi="Arial" w:cs="Arial"/>
          <w:sz w:val="20"/>
          <w:szCs w:val="20"/>
          <w:lang w:val="en-PH"/>
        </w:rPr>
      </w:pPr>
      <w:r w:rsidRPr="00F63755">
        <w:rPr>
          <w:rFonts w:ascii="Arial" w:hAnsi="Arial" w:cs="Arial"/>
          <w:sz w:val="20"/>
          <w:szCs w:val="20"/>
          <w:lang w:val="en-PH"/>
        </w:rPr>
        <w:t>2 weeks – 20 prospects</w:t>
      </w:r>
    </w:p>
    <w:p w14:paraId="663ABD8F" w14:textId="77777777" w:rsidR="00634140" w:rsidRDefault="00634140" w:rsidP="00634140">
      <w:pPr>
        <w:pStyle w:val="ListParagraph"/>
        <w:numPr>
          <w:ilvl w:val="4"/>
          <w:numId w:val="5"/>
        </w:numPr>
        <w:tabs>
          <w:tab w:val="left" w:pos="1843"/>
          <w:tab w:val="left" w:pos="2694"/>
        </w:tabs>
        <w:spacing w:after="240"/>
        <w:ind w:left="1843" w:firstLine="0"/>
        <w:jc w:val="both"/>
        <w:rPr>
          <w:rFonts w:ascii="Arial" w:hAnsi="Arial" w:cs="Arial"/>
          <w:sz w:val="20"/>
          <w:szCs w:val="20"/>
          <w:lang w:val="en-PH"/>
        </w:rPr>
      </w:pPr>
      <w:r w:rsidRPr="00F63755">
        <w:rPr>
          <w:rFonts w:ascii="Arial" w:hAnsi="Arial" w:cs="Arial"/>
          <w:sz w:val="20"/>
          <w:szCs w:val="20"/>
          <w:lang w:val="en-PH"/>
        </w:rPr>
        <w:t>4 weeks – 30 prospects</w:t>
      </w:r>
    </w:p>
    <w:p w14:paraId="76871187" w14:textId="77777777" w:rsidR="00634140" w:rsidRDefault="00634140" w:rsidP="00634140">
      <w:pPr>
        <w:pStyle w:val="ListParagraph"/>
        <w:numPr>
          <w:ilvl w:val="4"/>
          <w:numId w:val="5"/>
        </w:numPr>
        <w:tabs>
          <w:tab w:val="left" w:pos="1843"/>
          <w:tab w:val="left" w:pos="2694"/>
        </w:tabs>
        <w:spacing w:after="240"/>
        <w:ind w:left="1843" w:firstLine="0"/>
        <w:jc w:val="both"/>
        <w:rPr>
          <w:rFonts w:ascii="Arial" w:hAnsi="Arial" w:cs="Arial"/>
          <w:sz w:val="20"/>
          <w:szCs w:val="20"/>
          <w:lang w:val="en-PH"/>
        </w:rPr>
      </w:pPr>
      <w:r w:rsidRPr="00F63755">
        <w:rPr>
          <w:rFonts w:ascii="Arial" w:hAnsi="Arial" w:cs="Arial"/>
          <w:sz w:val="20"/>
          <w:szCs w:val="20"/>
          <w:lang w:val="en-PH"/>
        </w:rPr>
        <w:t>6 weeks – 35 prospects</w:t>
      </w:r>
    </w:p>
    <w:p w14:paraId="36B86E8A" w14:textId="77777777" w:rsidR="00634140" w:rsidRDefault="00634140" w:rsidP="00634140">
      <w:pPr>
        <w:pStyle w:val="ListParagraph"/>
        <w:numPr>
          <w:ilvl w:val="4"/>
          <w:numId w:val="5"/>
        </w:numPr>
        <w:tabs>
          <w:tab w:val="left" w:pos="1843"/>
          <w:tab w:val="left" w:pos="2694"/>
        </w:tabs>
        <w:spacing w:after="240"/>
        <w:ind w:left="1843" w:firstLine="0"/>
        <w:jc w:val="both"/>
        <w:rPr>
          <w:rFonts w:ascii="Arial" w:hAnsi="Arial" w:cs="Arial"/>
          <w:sz w:val="20"/>
          <w:szCs w:val="20"/>
          <w:lang w:val="en-PH"/>
        </w:rPr>
      </w:pPr>
      <w:r w:rsidRPr="00F63755">
        <w:rPr>
          <w:rFonts w:ascii="Arial" w:hAnsi="Arial" w:cs="Arial"/>
          <w:sz w:val="20"/>
          <w:szCs w:val="20"/>
          <w:lang w:val="en-PH"/>
        </w:rPr>
        <w:t>8 weeks – 45 prospects</w:t>
      </w:r>
    </w:p>
    <w:p w14:paraId="5C757FC5" w14:textId="77777777" w:rsidR="00634140" w:rsidRPr="00F63755" w:rsidRDefault="00634140" w:rsidP="00634140">
      <w:pPr>
        <w:pStyle w:val="ListParagraph"/>
        <w:numPr>
          <w:ilvl w:val="4"/>
          <w:numId w:val="5"/>
        </w:numPr>
        <w:tabs>
          <w:tab w:val="left" w:pos="1843"/>
          <w:tab w:val="left" w:pos="2694"/>
        </w:tabs>
        <w:spacing w:after="240"/>
        <w:ind w:left="1843" w:firstLine="0"/>
        <w:jc w:val="both"/>
        <w:rPr>
          <w:rFonts w:ascii="Arial" w:hAnsi="Arial" w:cs="Arial"/>
          <w:sz w:val="20"/>
          <w:szCs w:val="20"/>
          <w:lang w:val="en-PH"/>
        </w:rPr>
      </w:pPr>
      <w:r w:rsidRPr="00F63755">
        <w:rPr>
          <w:rFonts w:ascii="Arial" w:hAnsi="Arial" w:cs="Arial"/>
          <w:sz w:val="20"/>
          <w:szCs w:val="20"/>
          <w:lang w:val="en-PH"/>
        </w:rPr>
        <w:t>12 weeks and up– 50 prospects</w:t>
      </w:r>
    </w:p>
    <w:p w14:paraId="22B38807" w14:textId="77777777" w:rsidR="00634140" w:rsidRDefault="00634140" w:rsidP="00634140">
      <w:pPr>
        <w:pStyle w:val="ListParagraph"/>
        <w:numPr>
          <w:ilvl w:val="3"/>
          <w:numId w:val="5"/>
        </w:numPr>
        <w:spacing w:after="240"/>
        <w:ind w:left="1843" w:hanging="709"/>
        <w:jc w:val="both"/>
        <w:rPr>
          <w:rFonts w:ascii="Arial" w:hAnsi="Arial" w:cs="Arial"/>
          <w:sz w:val="20"/>
          <w:szCs w:val="20"/>
          <w:lang w:val="en-PH"/>
        </w:rPr>
      </w:pPr>
      <w:r w:rsidRPr="00F63755">
        <w:rPr>
          <w:rFonts w:ascii="Arial" w:hAnsi="Arial" w:cs="Arial"/>
          <w:sz w:val="20"/>
          <w:szCs w:val="20"/>
          <w:lang w:val="en-PH"/>
        </w:rPr>
        <w:t>Email/campaign – every CSR must have the following leads/prospects daily according to their status.</w:t>
      </w:r>
    </w:p>
    <w:p w14:paraId="5C7637C1" w14:textId="77777777" w:rsidR="00634140" w:rsidRDefault="00634140" w:rsidP="00634140">
      <w:pPr>
        <w:pStyle w:val="ListParagraph"/>
        <w:numPr>
          <w:ilvl w:val="4"/>
          <w:numId w:val="5"/>
        </w:numPr>
        <w:tabs>
          <w:tab w:val="left" w:pos="2694"/>
        </w:tabs>
        <w:spacing w:after="240"/>
        <w:ind w:left="1843" w:firstLine="0"/>
        <w:jc w:val="both"/>
        <w:rPr>
          <w:rFonts w:ascii="Arial" w:hAnsi="Arial" w:cs="Arial"/>
          <w:sz w:val="20"/>
          <w:szCs w:val="20"/>
          <w:lang w:val="en-PH"/>
        </w:rPr>
      </w:pPr>
      <w:r w:rsidRPr="00F63755">
        <w:rPr>
          <w:rFonts w:ascii="Arial" w:hAnsi="Arial" w:cs="Arial"/>
          <w:sz w:val="20"/>
          <w:szCs w:val="20"/>
          <w:lang w:val="en-PH"/>
        </w:rPr>
        <w:t>2 weeks – 20 prospects</w:t>
      </w:r>
    </w:p>
    <w:p w14:paraId="3E45BE55" w14:textId="77777777" w:rsidR="00634140" w:rsidRDefault="00634140" w:rsidP="00634140">
      <w:pPr>
        <w:pStyle w:val="ListParagraph"/>
        <w:numPr>
          <w:ilvl w:val="4"/>
          <w:numId w:val="5"/>
        </w:numPr>
        <w:tabs>
          <w:tab w:val="left" w:pos="2694"/>
        </w:tabs>
        <w:spacing w:after="240"/>
        <w:ind w:left="1843" w:firstLine="0"/>
        <w:jc w:val="both"/>
        <w:rPr>
          <w:rFonts w:ascii="Arial" w:hAnsi="Arial" w:cs="Arial"/>
          <w:sz w:val="20"/>
          <w:szCs w:val="20"/>
          <w:lang w:val="en-PH"/>
        </w:rPr>
      </w:pPr>
      <w:r w:rsidRPr="00F63755">
        <w:rPr>
          <w:rFonts w:ascii="Arial" w:hAnsi="Arial" w:cs="Arial"/>
          <w:sz w:val="20"/>
          <w:szCs w:val="20"/>
          <w:lang w:val="en-PH"/>
        </w:rPr>
        <w:t>4 weeks – 30 prospects</w:t>
      </w:r>
    </w:p>
    <w:p w14:paraId="14A386D8" w14:textId="77777777" w:rsidR="00634140" w:rsidRDefault="00634140" w:rsidP="00634140">
      <w:pPr>
        <w:pStyle w:val="ListParagraph"/>
        <w:numPr>
          <w:ilvl w:val="4"/>
          <w:numId w:val="5"/>
        </w:numPr>
        <w:tabs>
          <w:tab w:val="left" w:pos="2694"/>
        </w:tabs>
        <w:spacing w:after="240"/>
        <w:ind w:left="1843" w:firstLine="0"/>
        <w:jc w:val="both"/>
        <w:rPr>
          <w:rFonts w:ascii="Arial" w:hAnsi="Arial" w:cs="Arial"/>
          <w:sz w:val="20"/>
          <w:szCs w:val="20"/>
          <w:lang w:val="en-PH"/>
        </w:rPr>
      </w:pPr>
      <w:r w:rsidRPr="00B6763B">
        <w:rPr>
          <w:rFonts w:ascii="Arial" w:hAnsi="Arial" w:cs="Arial"/>
          <w:sz w:val="20"/>
          <w:szCs w:val="20"/>
          <w:lang w:val="en-PH"/>
        </w:rPr>
        <w:t>6 weeks – 35 prospects</w:t>
      </w:r>
    </w:p>
    <w:p w14:paraId="6078B647" w14:textId="77777777" w:rsidR="00634140" w:rsidRDefault="00634140" w:rsidP="00634140">
      <w:pPr>
        <w:pStyle w:val="ListParagraph"/>
        <w:numPr>
          <w:ilvl w:val="4"/>
          <w:numId w:val="5"/>
        </w:numPr>
        <w:tabs>
          <w:tab w:val="left" w:pos="2694"/>
        </w:tabs>
        <w:spacing w:after="240"/>
        <w:ind w:left="1843" w:firstLine="0"/>
        <w:jc w:val="both"/>
        <w:rPr>
          <w:rFonts w:ascii="Arial" w:hAnsi="Arial" w:cs="Arial"/>
          <w:sz w:val="20"/>
          <w:szCs w:val="20"/>
          <w:lang w:val="en-PH"/>
        </w:rPr>
      </w:pPr>
      <w:r w:rsidRPr="00B6763B">
        <w:rPr>
          <w:rFonts w:ascii="Arial" w:hAnsi="Arial" w:cs="Arial"/>
          <w:sz w:val="20"/>
          <w:szCs w:val="20"/>
          <w:lang w:val="en-PH"/>
        </w:rPr>
        <w:lastRenderedPageBreak/>
        <w:t>8 weeks – 45 prospects</w:t>
      </w:r>
    </w:p>
    <w:p w14:paraId="11F5A946" w14:textId="77777777" w:rsidR="00634140" w:rsidRPr="00B6763B" w:rsidRDefault="00634140" w:rsidP="00634140">
      <w:pPr>
        <w:pStyle w:val="ListParagraph"/>
        <w:numPr>
          <w:ilvl w:val="4"/>
          <w:numId w:val="5"/>
        </w:numPr>
        <w:tabs>
          <w:tab w:val="left" w:pos="2694"/>
        </w:tabs>
        <w:spacing w:after="240"/>
        <w:ind w:left="1843" w:firstLine="0"/>
        <w:jc w:val="both"/>
        <w:rPr>
          <w:rFonts w:ascii="Arial" w:hAnsi="Arial" w:cs="Arial"/>
          <w:sz w:val="20"/>
          <w:szCs w:val="20"/>
          <w:lang w:val="en-PH"/>
        </w:rPr>
      </w:pPr>
      <w:r w:rsidRPr="00B6763B">
        <w:rPr>
          <w:rFonts w:ascii="Arial" w:hAnsi="Arial" w:cs="Arial"/>
          <w:sz w:val="20"/>
          <w:szCs w:val="20"/>
          <w:lang w:val="en-PH"/>
        </w:rPr>
        <w:t>12 weeks and up– 50 prospects</w:t>
      </w:r>
    </w:p>
    <w:p w14:paraId="186B8FFD" w14:textId="77777777" w:rsidR="00634140" w:rsidRPr="00F63755" w:rsidRDefault="00634140" w:rsidP="00634140">
      <w:pPr>
        <w:pStyle w:val="ListParagraph"/>
        <w:spacing w:after="240"/>
        <w:ind w:left="2736"/>
        <w:jc w:val="both"/>
        <w:rPr>
          <w:rFonts w:ascii="Arial" w:hAnsi="Arial" w:cs="Arial"/>
          <w:sz w:val="20"/>
          <w:szCs w:val="20"/>
          <w:lang w:val="en-PH"/>
        </w:rPr>
      </w:pPr>
    </w:p>
    <w:p w14:paraId="717FA12B" w14:textId="77777777" w:rsidR="00634140" w:rsidRPr="00F63755" w:rsidRDefault="00634140" w:rsidP="00634140">
      <w:pPr>
        <w:pStyle w:val="ListParagraph"/>
        <w:spacing w:after="240"/>
        <w:ind w:left="709"/>
        <w:jc w:val="both"/>
        <w:rPr>
          <w:rFonts w:ascii="Arial" w:hAnsi="Arial" w:cs="Arial"/>
          <w:i/>
          <w:sz w:val="20"/>
          <w:szCs w:val="20"/>
          <w:lang w:val="en-PH"/>
        </w:rPr>
      </w:pPr>
      <w:r w:rsidRPr="00F63755">
        <w:rPr>
          <w:rFonts w:ascii="Arial" w:hAnsi="Arial" w:cs="Arial"/>
          <w:i/>
          <w:sz w:val="20"/>
          <w:szCs w:val="20"/>
          <w:lang w:val="en-PH"/>
        </w:rPr>
        <w:t>Note: CSR leads/prospects daily target for outbound call and email/campaign will vary if there’s any task or urgent request/discussion from senior management; any software/portal (CMS) issues to be fixed or any on-going development of software or application system</w:t>
      </w:r>
      <w:r>
        <w:rPr>
          <w:rFonts w:ascii="Arial" w:hAnsi="Arial" w:cs="Arial"/>
          <w:i/>
          <w:sz w:val="20"/>
          <w:szCs w:val="20"/>
          <w:lang w:val="en-PH"/>
        </w:rPr>
        <w:t>.</w:t>
      </w:r>
    </w:p>
    <w:p w14:paraId="4856DAAB" w14:textId="77777777" w:rsidR="00634140" w:rsidRPr="00F63755" w:rsidRDefault="00634140" w:rsidP="00634140">
      <w:pPr>
        <w:pStyle w:val="ListParagraph"/>
        <w:spacing w:after="240"/>
        <w:ind w:left="1276"/>
        <w:jc w:val="both"/>
        <w:rPr>
          <w:rFonts w:ascii="Arial" w:hAnsi="Arial" w:cs="Arial"/>
          <w:i/>
          <w:sz w:val="20"/>
          <w:szCs w:val="20"/>
          <w:lang w:val="en-PH"/>
        </w:rPr>
      </w:pPr>
    </w:p>
    <w:p w14:paraId="470FA943" w14:textId="77777777" w:rsidR="00634140" w:rsidRDefault="00634140" w:rsidP="00884E1E">
      <w:pPr>
        <w:pStyle w:val="ListParagraph"/>
        <w:numPr>
          <w:ilvl w:val="2"/>
          <w:numId w:val="5"/>
        </w:numPr>
        <w:spacing w:after="240"/>
        <w:ind w:left="851" w:hanging="567"/>
        <w:jc w:val="both"/>
        <w:rPr>
          <w:rFonts w:ascii="Arial" w:hAnsi="Arial" w:cs="Arial"/>
          <w:sz w:val="20"/>
          <w:szCs w:val="20"/>
          <w:lang w:val="en-PH"/>
        </w:rPr>
      </w:pPr>
      <w:r w:rsidRPr="00840C21">
        <w:rPr>
          <w:rFonts w:ascii="Arial" w:hAnsi="Arial" w:cs="Arial"/>
          <w:sz w:val="20"/>
          <w:szCs w:val="20"/>
          <w:lang w:val="en-PH"/>
        </w:rPr>
        <w:t xml:space="preserve">In handling customer requests, inquiries and concerns/complaints, customer service representative must do the following: </w:t>
      </w:r>
    </w:p>
    <w:p w14:paraId="3EDD52B2" w14:textId="77777777" w:rsidR="00634140" w:rsidRPr="00840C21" w:rsidRDefault="00634140" w:rsidP="00634140">
      <w:pPr>
        <w:pStyle w:val="ListParagraph"/>
        <w:numPr>
          <w:ilvl w:val="3"/>
          <w:numId w:val="5"/>
        </w:numPr>
        <w:spacing w:after="240"/>
        <w:ind w:left="1985" w:hanging="709"/>
        <w:jc w:val="both"/>
        <w:rPr>
          <w:rFonts w:ascii="Arial" w:hAnsi="Arial" w:cs="Arial"/>
          <w:sz w:val="20"/>
          <w:szCs w:val="20"/>
          <w:lang w:val="en-PH"/>
        </w:rPr>
      </w:pPr>
      <w:r w:rsidRPr="00840C21">
        <w:rPr>
          <w:rFonts w:ascii="Arial" w:hAnsi="Arial" w:cs="Arial"/>
          <w:sz w:val="20"/>
          <w:szCs w:val="20"/>
          <w:lang w:val="en-PH"/>
        </w:rPr>
        <w:t>Acknowledge/Respond to the requests, inquiries and concerns/complaints</w:t>
      </w:r>
      <w:r>
        <w:rPr>
          <w:rFonts w:ascii="Arial" w:hAnsi="Arial" w:cs="Arial"/>
          <w:sz w:val="20"/>
          <w:szCs w:val="20"/>
          <w:lang w:val="en-PH"/>
        </w:rPr>
        <w:t>.</w:t>
      </w:r>
    </w:p>
    <w:p w14:paraId="4BBA4AF5" w14:textId="77777777" w:rsidR="00634140" w:rsidRPr="00F63755" w:rsidRDefault="00634140" w:rsidP="00634140">
      <w:pPr>
        <w:pStyle w:val="ListParagraph"/>
        <w:numPr>
          <w:ilvl w:val="3"/>
          <w:numId w:val="5"/>
        </w:numPr>
        <w:spacing w:after="240"/>
        <w:ind w:left="1985" w:hanging="709"/>
        <w:jc w:val="both"/>
        <w:rPr>
          <w:rFonts w:ascii="Arial" w:hAnsi="Arial" w:cs="Arial"/>
          <w:sz w:val="20"/>
          <w:szCs w:val="20"/>
          <w:lang w:val="en-PH"/>
        </w:rPr>
      </w:pPr>
      <w:r w:rsidRPr="00F63755">
        <w:rPr>
          <w:rFonts w:ascii="Arial" w:hAnsi="Arial" w:cs="Arial"/>
          <w:sz w:val="20"/>
          <w:szCs w:val="20"/>
          <w:lang w:val="en-PH"/>
        </w:rPr>
        <w:t>Inbound – Call</w:t>
      </w:r>
    </w:p>
    <w:p w14:paraId="44DA801B" w14:textId="77777777" w:rsidR="00634140" w:rsidRPr="00F63755" w:rsidRDefault="00634140" w:rsidP="00634140">
      <w:pPr>
        <w:pStyle w:val="ListParagraph"/>
        <w:numPr>
          <w:ilvl w:val="4"/>
          <w:numId w:val="5"/>
        </w:numPr>
        <w:spacing w:after="240"/>
        <w:ind w:left="2977" w:hanging="850"/>
        <w:jc w:val="both"/>
        <w:rPr>
          <w:rFonts w:ascii="Arial" w:hAnsi="Arial" w:cs="Arial"/>
          <w:sz w:val="20"/>
          <w:szCs w:val="20"/>
          <w:lang w:val="en-PH"/>
        </w:rPr>
      </w:pPr>
      <w:r w:rsidRPr="00F63755">
        <w:rPr>
          <w:rFonts w:ascii="Arial" w:hAnsi="Arial" w:cs="Arial"/>
          <w:sz w:val="20"/>
          <w:szCs w:val="20"/>
          <w:lang w:val="en-PH"/>
        </w:rPr>
        <w:t>Answer the call within 10-15 seconds</w:t>
      </w:r>
      <w:r>
        <w:rPr>
          <w:rFonts w:ascii="Arial" w:hAnsi="Arial" w:cs="Arial"/>
          <w:sz w:val="20"/>
          <w:szCs w:val="20"/>
          <w:lang w:val="en-PH"/>
        </w:rPr>
        <w:t>.</w:t>
      </w:r>
    </w:p>
    <w:p w14:paraId="0D716341" w14:textId="77777777" w:rsidR="00634140" w:rsidRPr="00F63755" w:rsidRDefault="00634140" w:rsidP="00634140">
      <w:pPr>
        <w:pStyle w:val="ListParagraph"/>
        <w:numPr>
          <w:ilvl w:val="4"/>
          <w:numId w:val="5"/>
        </w:numPr>
        <w:tabs>
          <w:tab w:val="left" w:pos="2977"/>
        </w:tabs>
        <w:spacing w:after="240"/>
        <w:ind w:left="2977" w:hanging="850"/>
        <w:jc w:val="both"/>
        <w:rPr>
          <w:rFonts w:ascii="Arial" w:hAnsi="Arial" w:cs="Arial"/>
          <w:sz w:val="20"/>
          <w:szCs w:val="20"/>
          <w:lang w:val="en-PH"/>
        </w:rPr>
      </w:pPr>
      <w:r w:rsidRPr="00F63755">
        <w:rPr>
          <w:rFonts w:ascii="Arial" w:hAnsi="Arial" w:cs="Arial"/>
          <w:sz w:val="20"/>
          <w:szCs w:val="20"/>
          <w:lang w:val="en-PH"/>
        </w:rPr>
        <w:t xml:space="preserve">Answer the caller with respect and </w:t>
      </w:r>
      <w:r w:rsidRPr="00F63755">
        <w:rPr>
          <w:rFonts w:ascii="Arial" w:hAnsi="Arial" w:cs="Arial"/>
          <w:sz w:val="20"/>
          <w:szCs w:val="20"/>
        </w:rPr>
        <w:t>courtesy</w:t>
      </w:r>
      <w:r>
        <w:rPr>
          <w:rFonts w:ascii="Arial" w:hAnsi="Arial" w:cs="Arial"/>
          <w:sz w:val="20"/>
          <w:szCs w:val="20"/>
        </w:rPr>
        <w:t>.</w:t>
      </w:r>
    </w:p>
    <w:p w14:paraId="51F9671D" w14:textId="77777777" w:rsidR="00634140" w:rsidRPr="00F63755" w:rsidRDefault="00634140" w:rsidP="00634140">
      <w:pPr>
        <w:pStyle w:val="ListParagraph"/>
        <w:numPr>
          <w:ilvl w:val="4"/>
          <w:numId w:val="5"/>
        </w:numPr>
        <w:tabs>
          <w:tab w:val="left" w:pos="2977"/>
        </w:tabs>
        <w:spacing w:after="240"/>
        <w:ind w:left="2977" w:hanging="872"/>
        <w:jc w:val="both"/>
        <w:rPr>
          <w:rFonts w:ascii="Arial" w:hAnsi="Arial" w:cs="Arial"/>
          <w:sz w:val="20"/>
          <w:szCs w:val="20"/>
          <w:lang w:val="en-PH"/>
        </w:rPr>
      </w:pPr>
      <w:r w:rsidRPr="00F63755">
        <w:rPr>
          <w:rFonts w:ascii="Arial" w:hAnsi="Arial" w:cs="Arial"/>
          <w:sz w:val="20"/>
          <w:szCs w:val="20"/>
        </w:rPr>
        <w:t>Use positive expressions/script words (</w:t>
      </w:r>
      <w:r w:rsidRPr="00F63755">
        <w:rPr>
          <w:rFonts w:ascii="Arial" w:hAnsi="Arial" w:cs="Arial"/>
          <w:i/>
          <w:sz w:val="20"/>
          <w:szCs w:val="20"/>
        </w:rPr>
        <w:t>use approved call script only provided by the Team Leader</w:t>
      </w:r>
      <w:r w:rsidRPr="00F63755">
        <w:rPr>
          <w:rFonts w:ascii="Arial" w:hAnsi="Arial" w:cs="Arial"/>
          <w:sz w:val="20"/>
          <w:szCs w:val="20"/>
        </w:rPr>
        <w:t>)</w:t>
      </w:r>
      <w:r>
        <w:rPr>
          <w:rFonts w:ascii="Arial" w:hAnsi="Arial" w:cs="Arial"/>
          <w:sz w:val="20"/>
          <w:szCs w:val="20"/>
        </w:rPr>
        <w:t>.</w:t>
      </w:r>
    </w:p>
    <w:p w14:paraId="67F5ADB5" w14:textId="77777777" w:rsidR="00634140" w:rsidRPr="00F63755" w:rsidRDefault="00634140" w:rsidP="00634140">
      <w:pPr>
        <w:pStyle w:val="ListParagraph"/>
        <w:numPr>
          <w:ilvl w:val="4"/>
          <w:numId w:val="5"/>
        </w:numPr>
        <w:tabs>
          <w:tab w:val="left" w:pos="3544"/>
        </w:tabs>
        <w:spacing w:after="240"/>
        <w:ind w:left="2977" w:hanging="850"/>
        <w:jc w:val="both"/>
        <w:rPr>
          <w:rFonts w:ascii="Arial" w:hAnsi="Arial" w:cs="Arial"/>
          <w:sz w:val="20"/>
          <w:szCs w:val="20"/>
          <w:lang w:val="en-PH"/>
        </w:rPr>
      </w:pPr>
      <w:r w:rsidRPr="00F63755">
        <w:rPr>
          <w:rFonts w:ascii="Arial" w:hAnsi="Arial" w:cs="Arial"/>
          <w:sz w:val="20"/>
          <w:szCs w:val="20"/>
        </w:rPr>
        <w:t>Prohibits the use of offending words</w:t>
      </w:r>
      <w:r>
        <w:rPr>
          <w:rFonts w:ascii="Arial" w:hAnsi="Arial" w:cs="Arial"/>
          <w:sz w:val="20"/>
          <w:szCs w:val="20"/>
        </w:rPr>
        <w:t>.</w:t>
      </w:r>
    </w:p>
    <w:p w14:paraId="5715E15A" w14:textId="77777777" w:rsidR="00634140" w:rsidRPr="00F63755" w:rsidRDefault="00634140" w:rsidP="00634140">
      <w:pPr>
        <w:pStyle w:val="ListParagraph"/>
        <w:numPr>
          <w:ilvl w:val="3"/>
          <w:numId w:val="5"/>
        </w:numPr>
        <w:spacing w:after="240"/>
        <w:ind w:left="1843" w:hanging="567"/>
        <w:jc w:val="both"/>
        <w:rPr>
          <w:rFonts w:ascii="Arial" w:hAnsi="Arial" w:cs="Arial"/>
          <w:sz w:val="20"/>
          <w:szCs w:val="20"/>
          <w:lang w:val="en-PH"/>
        </w:rPr>
      </w:pPr>
      <w:r w:rsidRPr="00F63755">
        <w:rPr>
          <w:rFonts w:ascii="Arial" w:hAnsi="Arial" w:cs="Arial"/>
          <w:sz w:val="20"/>
          <w:szCs w:val="20"/>
          <w:lang w:val="en-PH"/>
        </w:rPr>
        <w:t>Inbound – email of requests, inquiries and concerns/complaints</w:t>
      </w:r>
      <w:r>
        <w:rPr>
          <w:rFonts w:ascii="Arial" w:hAnsi="Arial" w:cs="Arial"/>
          <w:sz w:val="20"/>
          <w:szCs w:val="20"/>
          <w:lang w:val="en-PH"/>
        </w:rPr>
        <w:t>.</w:t>
      </w:r>
    </w:p>
    <w:p w14:paraId="7D732969" w14:textId="77777777" w:rsidR="00634140" w:rsidRPr="00F63755" w:rsidRDefault="00634140" w:rsidP="00634140">
      <w:pPr>
        <w:pStyle w:val="ListParagraph"/>
        <w:numPr>
          <w:ilvl w:val="4"/>
          <w:numId w:val="5"/>
        </w:numPr>
        <w:spacing w:after="240"/>
        <w:ind w:left="2977" w:hanging="872"/>
        <w:jc w:val="both"/>
        <w:rPr>
          <w:rFonts w:ascii="Arial" w:hAnsi="Arial" w:cs="Arial"/>
          <w:sz w:val="20"/>
          <w:szCs w:val="20"/>
          <w:lang w:val="en-PH"/>
        </w:rPr>
      </w:pPr>
      <w:r w:rsidRPr="00F63755">
        <w:rPr>
          <w:rFonts w:ascii="Arial" w:hAnsi="Arial" w:cs="Arial"/>
          <w:sz w:val="20"/>
          <w:szCs w:val="20"/>
          <w:lang w:val="en-PH"/>
        </w:rPr>
        <w:t>Acknowledge the email within 24 business hours</w:t>
      </w:r>
      <w:r>
        <w:rPr>
          <w:rFonts w:ascii="Arial" w:hAnsi="Arial" w:cs="Arial"/>
          <w:sz w:val="20"/>
          <w:szCs w:val="20"/>
          <w:lang w:val="en-PH"/>
        </w:rPr>
        <w:t>.</w:t>
      </w:r>
    </w:p>
    <w:p w14:paraId="46089AAE" w14:textId="77777777" w:rsidR="00634140" w:rsidRPr="00F63755" w:rsidRDefault="00634140" w:rsidP="00634140">
      <w:pPr>
        <w:pStyle w:val="ListParagraph"/>
        <w:numPr>
          <w:ilvl w:val="4"/>
          <w:numId w:val="5"/>
        </w:numPr>
        <w:spacing w:after="240"/>
        <w:ind w:left="2977" w:hanging="872"/>
        <w:jc w:val="both"/>
        <w:rPr>
          <w:rFonts w:ascii="Arial" w:hAnsi="Arial" w:cs="Arial"/>
          <w:sz w:val="20"/>
          <w:szCs w:val="20"/>
          <w:lang w:val="en-PH"/>
        </w:rPr>
      </w:pPr>
      <w:proofErr w:type="gramStart"/>
      <w:r w:rsidRPr="00F63755">
        <w:rPr>
          <w:rFonts w:ascii="Arial" w:hAnsi="Arial" w:cs="Arial"/>
          <w:sz w:val="20"/>
          <w:szCs w:val="20"/>
          <w:lang w:val="en-PH"/>
        </w:rPr>
        <w:t>Reply  with</w:t>
      </w:r>
      <w:proofErr w:type="gramEnd"/>
      <w:r w:rsidRPr="00F63755">
        <w:rPr>
          <w:rFonts w:ascii="Arial" w:hAnsi="Arial" w:cs="Arial"/>
          <w:sz w:val="20"/>
          <w:szCs w:val="20"/>
          <w:lang w:val="en-PH"/>
        </w:rPr>
        <w:t xml:space="preserve"> respect and courtesy</w:t>
      </w:r>
      <w:r>
        <w:rPr>
          <w:rFonts w:ascii="Arial" w:hAnsi="Arial" w:cs="Arial"/>
          <w:sz w:val="20"/>
          <w:szCs w:val="20"/>
          <w:lang w:val="en-PH"/>
        </w:rPr>
        <w:t>.</w:t>
      </w:r>
    </w:p>
    <w:p w14:paraId="5322D0AA" w14:textId="77777777" w:rsidR="00634140" w:rsidRPr="00F63755" w:rsidRDefault="00634140" w:rsidP="00634140">
      <w:pPr>
        <w:pStyle w:val="ListParagraph"/>
        <w:numPr>
          <w:ilvl w:val="4"/>
          <w:numId w:val="5"/>
        </w:numPr>
        <w:tabs>
          <w:tab w:val="left" w:pos="2977"/>
        </w:tabs>
        <w:spacing w:after="240"/>
        <w:ind w:left="2977" w:hanging="872"/>
        <w:jc w:val="both"/>
        <w:rPr>
          <w:rFonts w:ascii="Arial" w:hAnsi="Arial" w:cs="Arial"/>
          <w:sz w:val="20"/>
          <w:szCs w:val="20"/>
          <w:lang w:val="en-PH"/>
        </w:rPr>
      </w:pPr>
      <w:r w:rsidRPr="00F63755">
        <w:rPr>
          <w:rFonts w:ascii="Arial" w:hAnsi="Arial" w:cs="Arial"/>
          <w:sz w:val="20"/>
          <w:szCs w:val="20"/>
        </w:rPr>
        <w:t>Use positive expressions/script words (</w:t>
      </w:r>
      <w:r w:rsidRPr="00F63755">
        <w:rPr>
          <w:rFonts w:ascii="Arial" w:hAnsi="Arial" w:cs="Arial"/>
          <w:i/>
          <w:sz w:val="20"/>
          <w:szCs w:val="20"/>
        </w:rPr>
        <w:t>use approved call script only provided by the Team Leader</w:t>
      </w:r>
      <w:r w:rsidRPr="00F63755">
        <w:rPr>
          <w:rFonts w:ascii="Arial" w:hAnsi="Arial" w:cs="Arial"/>
          <w:sz w:val="20"/>
          <w:szCs w:val="20"/>
        </w:rPr>
        <w:t>)</w:t>
      </w:r>
      <w:r>
        <w:rPr>
          <w:rFonts w:ascii="Arial" w:hAnsi="Arial" w:cs="Arial"/>
          <w:sz w:val="20"/>
          <w:szCs w:val="20"/>
        </w:rPr>
        <w:t>.</w:t>
      </w:r>
    </w:p>
    <w:p w14:paraId="79ABE039" w14:textId="77777777" w:rsidR="00634140" w:rsidRPr="00F63755" w:rsidRDefault="00634140" w:rsidP="00634140">
      <w:pPr>
        <w:pStyle w:val="ListParagraph"/>
        <w:numPr>
          <w:ilvl w:val="4"/>
          <w:numId w:val="5"/>
        </w:numPr>
        <w:tabs>
          <w:tab w:val="left" w:pos="3544"/>
        </w:tabs>
        <w:spacing w:after="240"/>
        <w:ind w:left="2977" w:hanging="872"/>
        <w:jc w:val="both"/>
        <w:rPr>
          <w:rFonts w:ascii="Arial" w:hAnsi="Arial" w:cs="Arial"/>
          <w:sz w:val="20"/>
          <w:szCs w:val="20"/>
          <w:lang w:val="en-PH"/>
        </w:rPr>
      </w:pPr>
      <w:r w:rsidRPr="00F63755">
        <w:rPr>
          <w:rFonts w:ascii="Arial" w:hAnsi="Arial" w:cs="Arial"/>
          <w:sz w:val="20"/>
          <w:szCs w:val="20"/>
        </w:rPr>
        <w:t>Prohibits the use of offending words</w:t>
      </w:r>
      <w:r>
        <w:rPr>
          <w:rFonts w:ascii="Arial" w:hAnsi="Arial" w:cs="Arial"/>
          <w:sz w:val="20"/>
          <w:szCs w:val="20"/>
        </w:rPr>
        <w:t>.</w:t>
      </w:r>
    </w:p>
    <w:p w14:paraId="51C5DC13" w14:textId="77777777" w:rsidR="00634140" w:rsidRPr="00F63755" w:rsidRDefault="00634140" w:rsidP="00E14C6B">
      <w:pPr>
        <w:pStyle w:val="ListParagraph"/>
        <w:numPr>
          <w:ilvl w:val="2"/>
          <w:numId w:val="5"/>
        </w:numPr>
        <w:spacing w:after="240"/>
        <w:ind w:left="851" w:hanging="567"/>
        <w:jc w:val="both"/>
        <w:rPr>
          <w:rFonts w:ascii="Arial" w:hAnsi="Arial" w:cs="Arial"/>
          <w:sz w:val="20"/>
          <w:szCs w:val="20"/>
          <w:lang w:val="en-PH"/>
        </w:rPr>
      </w:pPr>
      <w:r w:rsidRPr="00F63755">
        <w:rPr>
          <w:rFonts w:ascii="Arial" w:hAnsi="Arial" w:cs="Arial"/>
          <w:sz w:val="20"/>
          <w:szCs w:val="20"/>
          <w:lang w:val="en-PH"/>
        </w:rPr>
        <w:t xml:space="preserve">  Receiving of Customers' requests, inquiries and concerns/complaints</w:t>
      </w:r>
      <w:r>
        <w:rPr>
          <w:rFonts w:ascii="Arial" w:hAnsi="Arial" w:cs="Arial"/>
          <w:sz w:val="20"/>
          <w:szCs w:val="20"/>
          <w:lang w:val="en-PH"/>
        </w:rPr>
        <w:t>.</w:t>
      </w:r>
    </w:p>
    <w:p w14:paraId="2E989800" w14:textId="77777777" w:rsidR="00634140" w:rsidRPr="00F63755" w:rsidRDefault="00634140" w:rsidP="00634140">
      <w:pPr>
        <w:pStyle w:val="ListParagraph"/>
        <w:numPr>
          <w:ilvl w:val="3"/>
          <w:numId w:val="5"/>
        </w:numPr>
        <w:spacing w:after="240"/>
        <w:ind w:left="2127" w:hanging="851"/>
        <w:jc w:val="both"/>
        <w:rPr>
          <w:rFonts w:ascii="Arial" w:hAnsi="Arial" w:cs="Arial"/>
          <w:sz w:val="20"/>
          <w:szCs w:val="20"/>
          <w:lang w:val="en-PH"/>
        </w:rPr>
      </w:pPr>
      <w:r w:rsidRPr="00F63755">
        <w:rPr>
          <w:rFonts w:ascii="Arial" w:hAnsi="Arial" w:cs="Arial"/>
          <w:sz w:val="20"/>
          <w:szCs w:val="20"/>
          <w:lang w:val="en-PH"/>
        </w:rPr>
        <w:t>Receive the Customer's requests, inquiries and concerns/complaints and inform the concerned department/ division/section.</w:t>
      </w:r>
    </w:p>
    <w:p w14:paraId="2F0BFC56" w14:textId="77777777" w:rsidR="00634140" w:rsidRPr="00F63755" w:rsidRDefault="00634140" w:rsidP="00E14C6B">
      <w:pPr>
        <w:pStyle w:val="ListParagraph"/>
        <w:numPr>
          <w:ilvl w:val="2"/>
          <w:numId w:val="5"/>
        </w:numPr>
        <w:tabs>
          <w:tab w:val="left" w:pos="851"/>
        </w:tabs>
        <w:spacing w:after="240"/>
        <w:ind w:left="284" w:firstLine="0"/>
        <w:jc w:val="both"/>
        <w:rPr>
          <w:rFonts w:ascii="Arial" w:hAnsi="Arial" w:cs="Arial"/>
          <w:sz w:val="20"/>
          <w:szCs w:val="20"/>
          <w:lang w:val="en-PH"/>
        </w:rPr>
      </w:pPr>
      <w:r w:rsidRPr="00F63755">
        <w:rPr>
          <w:rFonts w:ascii="Arial" w:hAnsi="Arial" w:cs="Arial"/>
          <w:sz w:val="20"/>
          <w:szCs w:val="20"/>
          <w:lang w:val="en-PH"/>
        </w:rPr>
        <w:t xml:space="preserve">  Inform customer of progress of the requests, inquiries and concerns/complaints</w:t>
      </w:r>
      <w:r>
        <w:rPr>
          <w:rFonts w:ascii="Arial" w:hAnsi="Arial" w:cs="Arial"/>
          <w:sz w:val="20"/>
          <w:szCs w:val="20"/>
          <w:lang w:val="en-PH"/>
        </w:rPr>
        <w:t>.</w:t>
      </w:r>
    </w:p>
    <w:p w14:paraId="79DC3BE4" w14:textId="77777777" w:rsidR="00634140" w:rsidRDefault="00634140" w:rsidP="00634140">
      <w:pPr>
        <w:pStyle w:val="ListParagraph"/>
        <w:numPr>
          <w:ilvl w:val="3"/>
          <w:numId w:val="5"/>
        </w:numPr>
        <w:spacing w:after="240"/>
        <w:ind w:left="1985" w:hanging="709"/>
        <w:jc w:val="both"/>
        <w:rPr>
          <w:rFonts w:ascii="Arial" w:hAnsi="Arial" w:cs="Arial"/>
          <w:sz w:val="20"/>
          <w:szCs w:val="20"/>
          <w:lang w:val="en-PH"/>
        </w:rPr>
      </w:pPr>
      <w:r w:rsidRPr="00B6763B">
        <w:rPr>
          <w:rFonts w:ascii="Arial" w:hAnsi="Arial" w:cs="Arial"/>
          <w:sz w:val="20"/>
          <w:szCs w:val="20"/>
          <w:lang w:val="en-PH"/>
        </w:rPr>
        <w:t>Email/call the inquirer/contact person every progress/status of requests, inquiries and concerns/complaints</w:t>
      </w:r>
      <w:r>
        <w:rPr>
          <w:rFonts w:ascii="Arial" w:hAnsi="Arial" w:cs="Arial"/>
          <w:sz w:val="20"/>
          <w:szCs w:val="20"/>
          <w:lang w:val="en-PH"/>
        </w:rPr>
        <w:t>.</w:t>
      </w:r>
    </w:p>
    <w:p w14:paraId="10F29311" w14:textId="77777777" w:rsidR="00634140" w:rsidRDefault="00634140" w:rsidP="00634140">
      <w:pPr>
        <w:pStyle w:val="ListParagraph"/>
        <w:numPr>
          <w:ilvl w:val="3"/>
          <w:numId w:val="5"/>
        </w:numPr>
        <w:spacing w:after="240"/>
        <w:ind w:left="1985" w:hanging="709"/>
        <w:jc w:val="both"/>
        <w:rPr>
          <w:rFonts w:ascii="Arial" w:hAnsi="Arial" w:cs="Arial"/>
          <w:sz w:val="20"/>
          <w:szCs w:val="20"/>
          <w:lang w:val="en-PH"/>
        </w:rPr>
      </w:pPr>
      <w:r w:rsidRPr="00B6763B">
        <w:rPr>
          <w:rFonts w:ascii="Arial" w:hAnsi="Arial" w:cs="Arial"/>
          <w:sz w:val="20"/>
          <w:szCs w:val="20"/>
          <w:lang w:val="en-PH"/>
        </w:rPr>
        <w:t>Re</w:t>
      </w:r>
      <w:r>
        <w:rPr>
          <w:rFonts w:ascii="Arial" w:hAnsi="Arial" w:cs="Arial"/>
          <w:sz w:val="20"/>
          <w:szCs w:val="20"/>
          <w:lang w:val="en-PH"/>
        </w:rPr>
        <w:t>ply</w:t>
      </w:r>
      <w:r w:rsidRPr="00B6763B">
        <w:rPr>
          <w:rFonts w:ascii="Arial" w:hAnsi="Arial" w:cs="Arial"/>
          <w:sz w:val="20"/>
          <w:szCs w:val="20"/>
          <w:lang w:val="en-PH"/>
        </w:rPr>
        <w:t xml:space="preserve"> with respect and courtesy</w:t>
      </w:r>
      <w:r>
        <w:rPr>
          <w:rFonts w:ascii="Arial" w:hAnsi="Arial" w:cs="Arial"/>
          <w:sz w:val="20"/>
          <w:szCs w:val="20"/>
          <w:lang w:val="en-PH"/>
        </w:rPr>
        <w:t>.</w:t>
      </w:r>
    </w:p>
    <w:p w14:paraId="4500A2C1" w14:textId="77777777" w:rsidR="00634140" w:rsidRPr="00B6763B" w:rsidRDefault="00634140" w:rsidP="00634140">
      <w:pPr>
        <w:pStyle w:val="ListParagraph"/>
        <w:numPr>
          <w:ilvl w:val="3"/>
          <w:numId w:val="5"/>
        </w:numPr>
        <w:spacing w:after="240"/>
        <w:ind w:left="1985" w:hanging="709"/>
        <w:jc w:val="both"/>
        <w:rPr>
          <w:rFonts w:ascii="Arial" w:hAnsi="Arial" w:cs="Arial"/>
          <w:sz w:val="20"/>
          <w:szCs w:val="20"/>
          <w:lang w:val="en-PH"/>
        </w:rPr>
      </w:pPr>
      <w:r w:rsidRPr="00B6763B">
        <w:rPr>
          <w:rFonts w:ascii="Arial" w:hAnsi="Arial" w:cs="Arial"/>
          <w:sz w:val="20"/>
          <w:szCs w:val="20"/>
          <w:lang w:val="en-PH"/>
        </w:rPr>
        <w:t xml:space="preserve">Use positive expressions/script words </w:t>
      </w:r>
      <w:r w:rsidRPr="00B6763B">
        <w:rPr>
          <w:rFonts w:ascii="Arial" w:hAnsi="Arial" w:cs="Arial"/>
          <w:sz w:val="20"/>
          <w:szCs w:val="20"/>
        </w:rPr>
        <w:t>(</w:t>
      </w:r>
      <w:r w:rsidRPr="00B6763B">
        <w:rPr>
          <w:rFonts w:ascii="Arial" w:hAnsi="Arial" w:cs="Arial"/>
          <w:i/>
          <w:sz w:val="20"/>
          <w:szCs w:val="20"/>
        </w:rPr>
        <w:t>use approved call script only provided by the Team Leader</w:t>
      </w:r>
      <w:r w:rsidRPr="00B6763B">
        <w:rPr>
          <w:rFonts w:ascii="Arial" w:hAnsi="Arial" w:cs="Arial"/>
          <w:sz w:val="20"/>
          <w:szCs w:val="20"/>
        </w:rPr>
        <w:t>)</w:t>
      </w:r>
    </w:p>
    <w:p w14:paraId="4470AD11" w14:textId="77777777" w:rsidR="00634140" w:rsidRDefault="00634140" w:rsidP="00634140">
      <w:pPr>
        <w:pStyle w:val="ListParagraph"/>
        <w:numPr>
          <w:ilvl w:val="3"/>
          <w:numId w:val="5"/>
        </w:numPr>
        <w:spacing w:after="240"/>
        <w:ind w:left="1985" w:hanging="709"/>
        <w:jc w:val="both"/>
        <w:rPr>
          <w:rFonts w:ascii="Arial" w:hAnsi="Arial" w:cs="Arial"/>
          <w:sz w:val="20"/>
          <w:szCs w:val="20"/>
          <w:lang w:val="en-PH"/>
        </w:rPr>
      </w:pPr>
      <w:r w:rsidRPr="00B6763B">
        <w:rPr>
          <w:rFonts w:ascii="Arial" w:hAnsi="Arial" w:cs="Arial"/>
          <w:sz w:val="20"/>
          <w:szCs w:val="20"/>
          <w:lang w:val="en-PH"/>
        </w:rPr>
        <w:t>Prohibits the use of offending words</w:t>
      </w:r>
      <w:r>
        <w:rPr>
          <w:rFonts w:ascii="Arial" w:hAnsi="Arial" w:cs="Arial"/>
          <w:sz w:val="20"/>
          <w:szCs w:val="20"/>
          <w:lang w:val="en-PH"/>
        </w:rPr>
        <w:t>.</w:t>
      </w:r>
    </w:p>
    <w:p w14:paraId="31AC2EAE" w14:textId="77777777" w:rsidR="00634140" w:rsidRPr="00B6763B" w:rsidRDefault="00634140" w:rsidP="00634140">
      <w:pPr>
        <w:pStyle w:val="ListParagraph"/>
        <w:spacing w:after="240"/>
        <w:ind w:left="1985"/>
        <w:jc w:val="both"/>
        <w:rPr>
          <w:rFonts w:ascii="Arial" w:hAnsi="Arial" w:cs="Arial"/>
          <w:sz w:val="20"/>
          <w:szCs w:val="20"/>
          <w:lang w:val="en-PH"/>
        </w:rPr>
      </w:pPr>
    </w:p>
    <w:p w14:paraId="3587AA52" w14:textId="77777777" w:rsidR="00634140" w:rsidRPr="00F63755" w:rsidRDefault="00634140" w:rsidP="00634140">
      <w:pPr>
        <w:pStyle w:val="ListParagraph"/>
        <w:numPr>
          <w:ilvl w:val="2"/>
          <w:numId w:val="5"/>
        </w:numPr>
        <w:tabs>
          <w:tab w:val="left" w:pos="1134"/>
        </w:tabs>
        <w:spacing w:after="240"/>
        <w:ind w:hanging="153"/>
        <w:jc w:val="both"/>
        <w:rPr>
          <w:rFonts w:ascii="Arial" w:hAnsi="Arial" w:cs="Arial"/>
          <w:sz w:val="20"/>
          <w:szCs w:val="20"/>
          <w:lang w:val="en-PH"/>
        </w:rPr>
      </w:pPr>
      <w:r w:rsidRPr="00F63755">
        <w:rPr>
          <w:rFonts w:ascii="Arial" w:hAnsi="Arial" w:cs="Arial"/>
          <w:sz w:val="20"/>
          <w:szCs w:val="20"/>
          <w:lang w:val="en-PH"/>
        </w:rPr>
        <w:t xml:space="preserve">  Inform customer on completion of the requests, inquiries and concerns/complaints</w:t>
      </w:r>
    </w:p>
    <w:p w14:paraId="309DCEDA" w14:textId="77777777" w:rsidR="00634140" w:rsidRDefault="00634140" w:rsidP="00634140">
      <w:pPr>
        <w:pStyle w:val="ListParagraph"/>
        <w:numPr>
          <w:ilvl w:val="3"/>
          <w:numId w:val="5"/>
        </w:numPr>
        <w:spacing w:after="240"/>
        <w:ind w:left="1985" w:hanging="709"/>
        <w:jc w:val="both"/>
        <w:rPr>
          <w:rFonts w:ascii="Arial" w:hAnsi="Arial" w:cs="Arial"/>
          <w:sz w:val="20"/>
          <w:szCs w:val="20"/>
          <w:lang w:val="en-PH"/>
        </w:rPr>
      </w:pPr>
      <w:r w:rsidRPr="00F63755">
        <w:rPr>
          <w:rFonts w:ascii="Arial" w:hAnsi="Arial" w:cs="Arial"/>
          <w:sz w:val="20"/>
          <w:szCs w:val="20"/>
          <w:lang w:val="en-PH"/>
        </w:rPr>
        <w:t>Inbound – call of requests, inquiries and concerns/complaints</w:t>
      </w:r>
    </w:p>
    <w:p w14:paraId="31154A7A" w14:textId="77777777" w:rsidR="00634140" w:rsidRDefault="00634140" w:rsidP="00634140">
      <w:pPr>
        <w:pStyle w:val="ListParagraph"/>
        <w:numPr>
          <w:ilvl w:val="3"/>
          <w:numId w:val="5"/>
        </w:numPr>
        <w:spacing w:after="240"/>
        <w:ind w:left="1985" w:hanging="709"/>
        <w:jc w:val="both"/>
        <w:rPr>
          <w:rFonts w:ascii="Arial" w:hAnsi="Arial" w:cs="Arial"/>
          <w:sz w:val="20"/>
          <w:szCs w:val="20"/>
          <w:lang w:val="en-PH"/>
        </w:rPr>
      </w:pPr>
      <w:r w:rsidRPr="00B6763B">
        <w:rPr>
          <w:rFonts w:ascii="Arial" w:hAnsi="Arial" w:cs="Arial"/>
          <w:sz w:val="20"/>
          <w:szCs w:val="20"/>
          <w:lang w:val="en-PH"/>
        </w:rPr>
        <w:t>Email/call the inquirer/contact person once the requests, inquiries and concerns/complaints are completed.</w:t>
      </w:r>
    </w:p>
    <w:p w14:paraId="18D6F686" w14:textId="77777777" w:rsidR="00634140" w:rsidRDefault="00634140" w:rsidP="00634140">
      <w:pPr>
        <w:pStyle w:val="ListParagraph"/>
        <w:numPr>
          <w:ilvl w:val="3"/>
          <w:numId w:val="5"/>
        </w:numPr>
        <w:spacing w:after="240"/>
        <w:ind w:left="1985" w:hanging="709"/>
        <w:jc w:val="both"/>
        <w:rPr>
          <w:rFonts w:ascii="Arial" w:hAnsi="Arial" w:cs="Arial"/>
          <w:sz w:val="20"/>
          <w:szCs w:val="20"/>
          <w:lang w:val="en-PH"/>
        </w:rPr>
      </w:pPr>
      <w:proofErr w:type="gramStart"/>
      <w:r w:rsidRPr="00B6763B">
        <w:rPr>
          <w:rFonts w:ascii="Arial" w:hAnsi="Arial" w:cs="Arial"/>
          <w:sz w:val="20"/>
          <w:szCs w:val="20"/>
          <w:lang w:val="en-PH"/>
        </w:rPr>
        <w:t>Reply  with</w:t>
      </w:r>
      <w:proofErr w:type="gramEnd"/>
      <w:r w:rsidRPr="00B6763B">
        <w:rPr>
          <w:rFonts w:ascii="Arial" w:hAnsi="Arial" w:cs="Arial"/>
          <w:sz w:val="20"/>
          <w:szCs w:val="20"/>
          <w:lang w:val="en-PH"/>
        </w:rPr>
        <w:t xml:space="preserve"> respect and courtesy</w:t>
      </w:r>
      <w:r>
        <w:rPr>
          <w:rFonts w:ascii="Arial" w:hAnsi="Arial" w:cs="Arial"/>
          <w:sz w:val="20"/>
          <w:szCs w:val="20"/>
          <w:lang w:val="en-PH"/>
        </w:rPr>
        <w:t>.</w:t>
      </w:r>
    </w:p>
    <w:p w14:paraId="09BC421B" w14:textId="77777777" w:rsidR="00634140" w:rsidRPr="00B6763B" w:rsidRDefault="00634140" w:rsidP="00634140">
      <w:pPr>
        <w:pStyle w:val="ListParagraph"/>
        <w:numPr>
          <w:ilvl w:val="3"/>
          <w:numId w:val="5"/>
        </w:numPr>
        <w:spacing w:after="240"/>
        <w:ind w:left="1985" w:hanging="709"/>
        <w:jc w:val="both"/>
        <w:rPr>
          <w:rFonts w:ascii="Arial" w:hAnsi="Arial" w:cs="Arial"/>
          <w:sz w:val="20"/>
          <w:szCs w:val="20"/>
          <w:lang w:val="en-PH"/>
        </w:rPr>
      </w:pPr>
      <w:r w:rsidRPr="00B6763B">
        <w:rPr>
          <w:rFonts w:ascii="Arial" w:hAnsi="Arial" w:cs="Arial"/>
          <w:sz w:val="20"/>
          <w:szCs w:val="20"/>
          <w:lang w:val="en-PH"/>
        </w:rPr>
        <w:t xml:space="preserve">Use positive expressions/script words </w:t>
      </w:r>
      <w:r w:rsidRPr="00B6763B">
        <w:rPr>
          <w:rFonts w:ascii="Arial" w:hAnsi="Arial" w:cs="Arial"/>
          <w:sz w:val="20"/>
          <w:szCs w:val="20"/>
        </w:rPr>
        <w:t>(</w:t>
      </w:r>
      <w:r w:rsidRPr="00B6763B">
        <w:rPr>
          <w:rFonts w:ascii="Arial" w:hAnsi="Arial" w:cs="Arial"/>
          <w:i/>
          <w:sz w:val="20"/>
          <w:szCs w:val="20"/>
        </w:rPr>
        <w:t>use approved call script only provided by the Team Leader</w:t>
      </w:r>
      <w:r w:rsidRPr="00B6763B">
        <w:rPr>
          <w:rFonts w:ascii="Arial" w:hAnsi="Arial" w:cs="Arial"/>
          <w:sz w:val="20"/>
          <w:szCs w:val="20"/>
        </w:rPr>
        <w:t>)</w:t>
      </w:r>
      <w:r>
        <w:rPr>
          <w:rFonts w:ascii="Arial" w:hAnsi="Arial" w:cs="Arial"/>
          <w:sz w:val="20"/>
          <w:szCs w:val="20"/>
        </w:rPr>
        <w:t>.</w:t>
      </w:r>
    </w:p>
    <w:p w14:paraId="06607001" w14:textId="052E982B" w:rsidR="005D7300" w:rsidRPr="005D7300" w:rsidRDefault="00634140" w:rsidP="005D7300">
      <w:pPr>
        <w:pStyle w:val="ListParagraph"/>
        <w:numPr>
          <w:ilvl w:val="3"/>
          <w:numId w:val="5"/>
        </w:numPr>
        <w:spacing w:after="240"/>
        <w:ind w:left="1985" w:hanging="709"/>
        <w:jc w:val="both"/>
        <w:rPr>
          <w:rFonts w:ascii="Arial" w:hAnsi="Arial" w:cs="Arial"/>
          <w:sz w:val="20"/>
          <w:szCs w:val="20"/>
          <w:lang w:val="en-PH"/>
        </w:rPr>
      </w:pPr>
      <w:r w:rsidRPr="00B6763B">
        <w:rPr>
          <w:rFonts w:ascii="Arial" w:hAnsi="Arial" w:cs="Arial"/>
          <w:sz w:val="20"/>
          <w:szCs w:val="20"/>
          <w:lang w:val="en-PH"/>
        </w:rPr>
        <w:t>Prohibits the use of offending words</w:t>
      </w:r>
      <w:r>
        <w:rPr>
          <w:rFonts w:ascii="Arial" w:hAnsi="Arial" w:cs="Arial"/>
          <w:sz w:val="20"/>
          <w:szCs w:val="20"/>
          <w:lang w:val="en-PH"/>
        </w:rPr>
        <w:t>.</w:t>
      </w:r>
    </w:p>
    <w:p w14:paraId="41777AB0" w14:textId="747C6B72" w:rsidR="001545F0" w:rsidRPr="005D7300" w:rsidRDefault="005D7300" w:rsidP="005D7300">
      <w:pPr>
        <w:pStyle w:val="Heading2"/>
        <w:rPr>
          <w:rFonts w:ascii="Arial" w:hAnsi="Arial" w:cs="Arial"/>
          <w:color w:val="auto"/>
          <w:sz w:val="22"/>
          <w:szCs w:val="22"/>
        </w:rPr>
      </w:pPr>
      <w:r w:rsidRPr="005D7300">
        <w:rPr>
          <w:rFonts w:ascii="Arial" w:hAnsi="Arial" w:cs="Arial"/>
          <w:color w:val="auto"/>
          <w:sz w:val="22"/>
          <w:szCs w:val="22"/>
        </w:rPr>
        <w:lastRenderedPageBreak/>
        <w:t>5.2 Social Media Coordinator</w:t>
      </w:r>
    </w:p>
    <w:p w14:paraId="1D5CBCFE" w14:textId="77777777" w:rsidR="005D7300" w:rsidRPr="009F383A" w:rsidRDefault="005D7300" w:rsidP="005D7300">
      <w:pPr>
        <w:pStyle w:val="Heading2"/>
        <w:numPr>
          <w:ilvl w:val="2"/>
          <w:numId w:val="6"/>
        </w:numPr>
        <w:tabs>
          <w:tab w:val="num" w:pos="360"/>
        </w:tabs>
        <w:spacing w:after="240"/>
        <w:ind w:left="851" w:hanging="567"/>
        <w:jc w:val="both"/>
        <w:rPr>
          <w:rFonts w:ascii="Arial" w:hAnsi="Arial" w:cs="Arial"/>
          <w:bCs/>
          <w:color w:val="000000" w:themeColor="text1"/>
          <w:sz w:val="20"/>
          <w:szCs w:val="20"/>
          <w:lang w:val="en-PH"/>
        </w:rPr>
      </w:pPr>
      <w:r w:rsidRPr="009F383A">
        <w:rPr>
          <w:rFonts w:ascii="Arial" w:hAnsi="Arial" w:cs="Arial"/>
          <w:bCs/>
          <w:color w:val="000000" w:themeColor="text1"/>
          <w:sz w:val="20"/>
          <w:szCs w:val="20"/>
          <w:lang w:val="en-PH"/>
        </w:rPr>
        <w:t>PURPOSE</w:t>
      </w:r>
    </w:p>
    <w:p w14:paraId="09CB27CE" w14:textId="77777777" w:rsidR="005D7300" w:rsidRDefault="005D7300" w:rsidP="005D7300">
      <w:pPr>
        <w:pStyle w:val="ListParagraph"/>
        <w:numPr>
          <w:ilvl w:val="3"/>
          <w:numId w:val="6"/>
        </w:numPr>
        <w:spacing w:after="240"/>
        <w:ind w:left="1276" w:hanging="709"/>
        <w:jc w:val="both"/>
        <w:rPr>
          <w:rFonts w:ascii="Arial" w:hAnsi="Arial" w:cs="Arial"/>
          <w:sz w:val="20"/>
          <w:szCs w:val="20"/>
          <w:lang w:val="en-PH"/>
        </w:rPr>
      </w:pPr>
      <w:r w:rsidRPr="009F383A">
        <w:rPr>
          <w:rFonts w:ascii="Arial" w:hAnsi="Arial" w:cs="Arial"/>
          <w:sz w:val="20"/>
          <w:szCs w:val="20"/>
          <w:lang w:val="en-PH"/>
        </w:rPr>
        <w:t>To ensure the standard engagement process with customers/clients, prospects and contacts are being followed by Social Media Coordinator.</w:t>
      </w:r>
    </w:p>
    <w:p w14:paraId="51C2C0E8" w14:textId="77777777" w:rsidR="005D7300" w:rsidRDefault="005D7300" w:rsidP="005D7300">
      <w:pPr>
        <w:pStyle w:val="ListParagraph"/>
        <w:spacing w:after="240"/>
        <w:ind w:left="1276"/>
        <w:jc w:val="both"/>
        <w:rPr>
          <w:rFonts w:ascii="Arial" w:hAnsi="Arial" w:cs="Arial"/>
          <w:sz w:val="20"/>
          <w:szCs w:val="20"/>
          <w:lang w:val="en-PH"/>
        </w:rPr>
      </w:pPr>
    </w:p>
    <w:p w14:paraId="376F7187" w14:textId="77777777" w:rsidR="005D7300" w:rsidRPr="00280F00" w:rsidRDefault="005D7300" w:rsidP="005D7300">
      <w:pPr>
        <w:pStyle w:val="ListParagraph"/>
        <w:numPr>
          <w:ilvl w:val="2"/>
          <w:numId w:val="6"/>
        </w:numPr>
        <w:spacing w:after="240"/>
        <w:ind w:left="851" w:hanging="567"/>
        <w:jc w:val="both"/>
        <w:rPr>
          <w:rFonts w:ascii="Arial" w:hAnsi="Arial" w:cs="Arial"/>
          <w:sz w:val="20"/>
          <w:szCs w:val="20"/>
          <w:lang w:val="en-PH"/>
        </w:rPr>
      </w:pPr>
      <w:r w:rsidRPr="00280F00">
        <w:rPr>
          <w:rFonts w:ascii="Arial" w:hAnsi="Arial" w:cs="Arial"/>
          <w:bCs/>
          <w:color w:val="000000" w:themeColor="text1"/>
          <w:sz w:val="20"/>
          <w:szCs w:val="20"/>
          <w:lang w:val="en-PH"/>
        </w:rPr>
        <w:t>SCOPE</w:t>
      </w:r>
    </w:p>
    <w:p w14:paraId="49631B70" w14:textId="77777777" w:rsidR="005D7300" w:rsidRDefault="005D7300" w:rsidP="005D7300">
      <w:pPr>
        <w:pStyle w:val="ListParagraph"/>
        <w:numPr>
          <w:ilvl w:val="3"/>
          <w:numId w:val="6"/>
        </w:numPr>
        <w:spacing w:after="240"/>
        <w:ind w:left="1276" w:hanging="709"/>
        <w:jc w:val="both"/>
        <w:rPr>
          <w:rFonts w:ascii="Arial" w:hAnsi="Arial" w:cs="Arial"/>
          <w:sz w:val="20"/>
          <w:szCs w:val="20"/>
          <w:lang w:val="en-PH"/>
        </w:rPr>
      </w:pPr>
      <w:r w:rsidRPr="009F383A">
        <w:rPr>
          <w:rFonts w:ascii="Arial" w:hAnsi="Arial" w:cs="Arial"/>
          <w:sz w:val="20"/>
          <w:szCs w:val="20"/>
          <w:lang w:val="en-PH"/>
        </w:rPr>
        <w:t xml:space="preserve">The procedure covers the following: </w:t>
      </w:r>
    </w:p>
    <w:p w14:paraId="7A2077E4" w14:textId="77777777" w:rsidR="005D7300" w:rsidRPr="00280F00" w:rsidRDefault="005D7300" w:rsidP="005D7300">
      <w:pPr>
        <w:pStyle w:val="ListParagraph"/>
        <w:numPr>
          <w:ilvl w:val="4"/>
          <w:numId w:val="6"/>
        </w:numPr>
        <w:spacing w:after="240"/>
        <w:ind w:left="2127" w:hanging="797"/>
        <w:jc w:val="both"/>
        <w:rPr>
          <w:rFonts w:ascii="Arial" w:hAnsi="Arial" w:cs="Arial"/>
          <w:sz w:val="20"/>
          <w:szCs w:val="20"/>
          <w:lang w:val="en-PH"/>
        </w:rPr>
      </w:pPr>
      <w:r w:rsidRPr="00280F00">
        <w:rPr>
          <w:rFonts w:ascii="Arial" w:hAnsi="Arial" w:cs="Arial"/>
          <w:sz w:val="20"/>
          <w:szCs w:val="20"/>
          <w:lang w:val="en-PH"/>
        </w:rPr>
        <w:t>Activities in handling prospects and contacts’ inquiries in relation to our company services</w:t>
      </w:r>
      <w:r w:rsidRPr="00280F00">
        <w:rPr>
          <w:rFonts w:ascii="Arial" w:hAnsi="Arial" w:cs="Arial"/>
          <w:sz w:val="20"/>
          <w:szCs w:val="20"/>
        </w:rPr>
        <w:t xml:space="preserve"> (e.g., </w:t>
      </w:r>
      <w:r w:rsidRPr="00280F00">
        <w:rPr>
          <w:rFonts w:ascii="Arial" w:hAnsi="Arial" w:cs="Arial"/>
          <w:sz w:val="20"/>
          <w:szCs w:val="20"/>
          <w:lang w:val="en-PH"/>
        </w:rPr>
        <w:t xml:space="preserve">Project-based, System subscription, System with Support and with </w:t>
      </w:r>
      <w:proofErr w:type="gramStart"/>
      <w:r w:rsidRPr="00280F00">
        <w:rPr>
          <w:rFonts w:ascii="Arial" w:hAnsi="Arial" w:cs="Arial"/>
          <w:sz w:val="20"/>
          <w:szCs w:val="20"/>
          <w:lang w:val="en-PH"/>
        </w:rPr>
        <w:t>End to End</w:t>
      </w:r>
      <w:proofErr w:type="gramEnd"/>
      <w:r w:rsidRPr="00280F00">
        <w:rPr>
          <w:rFonts w:ascii="Arial" w:hAnsi="Arial" w:cs="Arial"/>
          <w:sz w:val="20"/>
          <w:szCs w:val="20"/>
          <w:lang w:val="en-PH"/>
        </w:rPr>
        <w:t xml:space="preserve"> Services subscription, etc.) by the Social Media Coordinator.</w:t>
      </w:r>
    </w:p>
    <w:p w14:paraId="4AA46EB9" w14:textId="77777777" w:rsidR="005D7300" w:rsidRDefault="005D7300" w:rsidP="005D7300">
      <w:pPr>
        <w:pStyle w:val="Heading2"/>
        <w:numPr>
          <w:ilvl w:val="2"/>
          <w:numId w:val="6"/>
        </w:numPr>
        <w:tabs>
          <w:tab w:val="num" w:pos="360"/>
        </w:tabs>
        <w:spacing w:after="240"/>
        <w:ind w:left="851" w:hanging="567"/>
        <w:jc w:val="both"/>
        <w:rPr>
          <w:rFonts w:ascii="Arial" w:hAnsi="Arial" w:cs="Arial"/>
          <w:bCs/>
          <w:color w:val="000000" w:themeColor="text1"/>
          <w:sz w:val="20"/>
          <w:szCs w:val="20"/>
          <w:lang w:val="en-PH"/>
        </w:rPr>
      </w:pPr>
      <w:r w:rsidRPr="009F383A">
        <w:rPr>
          <w:rFonts w:ascii="Arial" w:hAnsi="Arial" w:cs="Arial"/>
          <w:bCs/>
          <w:color w:val="000000" w:themeColor="text1"/>
          <w:sz w:val="20"/>
          <w:szCs w:val="20"/>
          <w:lang w:val="en-PH"/>
        </w:rPr>
        <w:t>POLICY</w:t>
      </w:r>
    </w:p>
    <w:p w14:paraId="213883A7" w14:textId="77777777" w:rsidR="005D7300" w:rsidRPr="009F383A" w:rsidRDefault="005D7300" w:rsidP="005D7300">
      <w:pPr>
        <w:pStyle w:val="Heading2"/>
        <w:spacing w:after="240"/>
        <w:ind w:left="1276" w:hanging="709"/>
        <w:jc w:val="both"/>
        <w:rPr>
          <w:rFonts w:ascii="Arial" w:hAnsi="Arial" w:cs="Arial"/>
          <w:bCs/>
          <w:color w:val="auto"/>
          <w:sz w:val="20"/>
          <w:szCs w:val="20"/>
          <w:lang w:val="en-PH"/>
        </w:rPr>
      </w:pPr>
      <w:r>
        <w:rPr>
          <w:rFonts w:ascii="Arial" w:hAnsi="Arial" w:cs="Arial"/>
          <w:color w:val="auto"/>
          <w:sz w:val="20"/>
          <w:szCs w:val="20"/>
          <w:lang w:val="en-PH"/>
        </w:rPr>
        <w:t xml:space="preserve">5.2.3.1 </w:t>
      </w:r>
      <w:r w:rsidRPr="009F383A">
        <w:rPr>
          <w:rFonts w:ascii="Arial" w:hAnsi="Arial" w:cs="Arial"/>
          <w:color w:val="auto"/>
          <w:sz w:val="20"/>
          <w:szCs w:val="20"/>
          <w:lang w:val="en-PH"/>
        </w:rPr>
        <w:t>Social Media Coordinator is required to follow standard procedures to provide the best possible services to our prospects and contacts; and to ensure the highest possible level of service and commitment of our company.</w:t>
      </w:r>
    </w:p>
    <w:p w14:paraId="101F6C59" w14:textId="77777777" w:rsidR="005D7300" w:rsidRDefault="005D7300" w:rsidP="005D7300">
      <w:pPr>
        <w:pStyle w:val="Heading2"/>
        <w:numPr>
          <w:ilvl w:val="2"/>
          <w:numId w:val="6"/>
        </w:numPr>
        <w:tabs>
          <w:tab w:val="num" w:pos="360"/>
        </w:tabs>
        <w:spacing w:after="240"/>
        <w:ind w:left="851" w:hanging="567"/>
        <w:jc w:val="both"/>
        <w:rPr>
          <w:rFonts w:ascii="Arial" w:hAnsi="Arial" w:cs="Arial"/>
          <w:bCs/>
          <w:color w:val="000000" w:themeColor="text1"/>
          <w:sz w:val="20"/>
          <w:szCs w:val="20"/>
          <w:lang w:val="en-PH"/>
        </w:rPr>
      </w:pPr>
      <w:r w:rsidRPr="009F383A">
        <w:rPr>
          <w:rFonts w:ascii="Arial" w:hAnsi="Arial" w:cs="Arial"/>
          <w:bCs/>
          <w:color w:val="000000" w:themeColor="text1"/>
          <w:sz w:val="20"/>
          <w:szCs w:val="20"/>
          <w:lang w:val="en-PH"/>
        </w:rPr>
        <w:t>RESPONSIBILITIES</w:t>
      </w:r>
    </w:p>
    <w:p w14:paraId="208C3B2C" w14:textId="77777777" w:rsidR="005D7300" w:rsidRDefault="005D7300" w:rsidP="005D7300">
      <w:pPr>
        <w:pStyle w:val="NoSpacing"/>
        <w:numPr>
          <w:ilvl w:val="3"/>
          <w:numId w:val="6"/>
        </w:numPr>
        <w:ind w:left="1276" w:hanging="709"/>
        <w:rPr>
          <w:rFonts w:ascii="Arial" w:hAnsi="Arial" w:cs="Arial"/>
          <w:sz w:val="20"/>
          <w:szCs w:val="20"/>
        </w:rPr>
      </w:pPr>
      <w:r w:rsidRPr="009F383A">
        <w:rPr>
          <w:rFonts w:ascii="Arial" w:hAnsi="Arial" w:cs="Arial"/>
          <w:sz w:val="20"/>
          <w:szCs w:val="20"/>
        </w:rPr>
        <w:t xml:space="preserve">Social Media Coordinator - is responsible for handling and assisting prospects and contacts’ requests, concerns/complaints and </w:t>
      </w:r>
      <w:r>
        <w:rPr>
          <w:rFonts w:ascii="Arial" w:hAnsi="Arial" w:cs="Arial"/>
          <w:sz w:val="20"/>
          <w:szCs w:val="20"/>
        </w:rPr>
        <w:t>inquiries.</w:t>
      </w:r>
    </w:p>
    <w:p w14:paraId="3EC6BA3C" w14:textId="77777777" w:rsidR="005D7300" w:rsidRDefault="005D7300" w:rsidP="005D7300">
      <w:pPr>
        <w:pStyle w:val="NoSpacing"/>
        <w:numPr>
          <w:ilvl w:val="3"/>
          <w:numId w:val="6"/>
        </w:numPr>
        <w:ind w:left="1276" w:hanging="709"/>
        <w:rPr>
          <w:rFonts w:ascii="Arial" w:hAnsi="Arial" w:cs="Arial"/>
          <w:sz w:val="20"/>
          <w:szCs w:val="20"/>
        </w:rPr>
      </w:pPr>
      <w:r w:rsidRPr="00280F00">
        <w:rPr>
          <w:rFonts w:ascii="Arial" w:hAnsi="Arial" w:cs="Arial"/>
          <w:sz w:val="20"/>
          <w:szCs w:val="20"/>
        </w:rPr>
        <w:t xml:space="preserve">Social Media Team Leader - assists/trains </w:t>
      </w:r>
      <w:proofErr w:type="spellStart"/>
      <w:r w:rsidRPr="00280F00">
        <w:rPr>
          <w:rFonts w:ascii="Arial" w:hAnsi="Arial" w:cs="Arial"/>
          <w:sz w:val="20"/>
          <w:szCs w:val="20"/>
        </w:rPr>
        <w:t>SocMed</w:t>
      </w:r>
      <w:proofErr w:type="spellEnd"/>
      <w:r w:rsidRPr="00280F00">
        <w:rPr>
          <w:rFonts w:ascii="Arial" w:hAnsi="Arial" w:cs="Arial"/>
          <w:sz w:val="20"/>
          <w:szCs w:val="20"/>
        </w:rPr>
        <w:t xml:space="preserve"> Coordinator with Sales and Marketing standard procedures.</w:t>
      </w:r>
    </w:p>
    <w:p w14:paraId="68E372ED" w14:textId="77777777" w:rsidR="005D7300" w:rsidRDefault="005D7300" w:rsidP="005D7300">
      <w:pPr>
        <w:pStyle w:val="NoSpacing"/>
        <w:numPr>
          <w:ilvl w:val="3"/>
          <w:numId w:val="6"/>
        </w:numPr>
        <w:ind w:left="1276" w:hanging="709"/>
        <w:rPr>
          <w:rFonts w:ascii="Arial" w:hAnsi="Arial" w:cs="Arial"/>
          <w:sz w:val="20"/>
          <w:szCs w:val="20"/>
        </w:rPr>
      </w:pPr>
      <w:r w:rsidRPr="00280F00">
        <w:rPr>
          <w:rFonts w:ascii="Arial" w:hAnsi="Arial" w:cs="Arial"/>
          <w:sz w:val="20"/>
          <w:szCs w:val="20"/>
        </w:rPr>
        <w:t>Social Media Coordinator - ensures all prospects and contacts’ requests, concerns/complaints and inquiries, cold-calling and demo presentation meetings are completely processed within Sales and Marketing standard procedures.</w:t>
      </w:r>
    </w:p>
    <w:p w14:paraId="78BCD3D9" w14:textId="77777777" w:rsidR="005D7300" w:rsidRDefault="005D7300" w:rsidP="005D7300">
      <w:pPr>
        <w:pStyle w:val="NoSpacing"/>
        <w:numPr>
          <w:ilvl w:val="3"/>
          <w:numId w:val="6"/>
        </w:numPr>
        <w:ind w:left="1276" w:hanging="709"/>
        <w:rPr>
          <w:rFonts w:ascii="Arial" w:hAnsi="Arial" w:cs="Arial"/>
          <w:sz w:val="20"/>
          <w:szCs w:val="20"/>
        </w:rPr>
      </w:pPr>
      <w:r w:rsidRPr="00280F00">
        <w:rPr>
          <w:rFonts w:ascii="Arial" w:hAnsi="Arial" w:cs="Arial"/>
          <w:sz w:val="20"/>
          <w:szCs w:val="20"/>
        </w:rPr>
        <w:t xml:space="preserve">Social Media Coordinator Supervisor- responsible for review and approval of </w:t>
      </w:r>
      <w:proofErr w:type="spellStart"/>
      <w:r w:rsidRPr="00280F00">
        <w:rPr>
          <w:rFonts w:ascii="Arial" w:hAnsi="Arial" w:cs="Arial"/>
          <w:sz w:val="20"/>
          <w:szCs w:val="20"/>
        </w:rPr>
        <w:t>SocMed</w:t>
      </w:r>
      <w:proofErr w:type="spellEnd"/>
      <w:r w:rsidRPr="00280F00">
        <w:rPr>
          <w:rFonts w:ascii="Arial" w:hAnsi="Arial" w:cs="Arial"/>
          <w:sz w:val="20"/>
          <w:szCs w:val="20"/>
        </w:rPr>
        <w:t xml:space="preserve"> Coordinator response to any customers’ requests, concerns/complaints and inquiries.</w:t>
      </w:r>
    </w:p>
    <w:p w14:paraId="7F181F4B" w14:textId="77777777" w:rsidR="005D7300" w:rsidRDefault="005D7300" w:rsidP="005D7300">
      <w:pPr>
        <w:pStyle w:val="NoSpacing"/>
        <w:numPr>
          <w:ilvl w:val="3"/>
          <w:numId w:val="6"/>
        </w:numPr>
        <w:ind w:left="1276" w:hanging="709"/>
        <w:rPr>
          <w:rFonts w:ascii="Arial" w:hAnsi="Arial" w:cs="Arial"/>
          <w:sz w:val="20"/>
          <w:szCs w:val="20"/>
        </w:rPr>
      </w:pPr>
      <w:r w:rsidRPr="00280F00">
        <w:rPr>
          <w:rFonts w:ascii="Arial" w:hAnsi="Arial" w:cs="Arial"/>
          <w:sz w:val="20"/>
          <w:szCs w:val="20"/>
        </w:rPr>
        <w:t xml:space="preserve">Social Media Coordinator Manager – Overall training/monitoring of </w:t>
      </w:r>
      <w:proofErr w:type="spellStart"/>
      <w:r w:rsidRPr="00280F00">
        <w:rPr>
          <w:rFonts w:ascii="Arial" w:hAnsi="Arial" w:cs="Arial"/>
          <w:sz w:val="20"/>
          <w:szCs w:val="20"/>
        </w:rPr>
        <w:t>SocMed</w:t>
      </w:r>
      <w:proofErr w:type="spellEnd"/>
      <w:r w:rsidRPr="00280F00">
        <w:rPr>
          <w:rFonts w:ascii="Arial" w:hAnsi="Arial" w:cs="Arial"/>
          <w:sz w:val="20"/>
          <w:szCs w:val="20"/>
        </w:rPr>
        <w:t xml:space="preserve"> Coordinator.</w:t>
      </w:r>
    </w:p>
    <w:p w14:paraId="5B757D00" w14:textId="77777777" w:rsidR="005D7300" w:rsidRPr="00280F00" w:rsidRDefault="005D7300" w:rsidP="005D7300">
      <w:pPr>
        <w:pStyle w:val="NoSpacing"/>
        <w:numPr>
          <w:ilvl w:val="3"/>
          <w:numId w:val="6"/>
        </w:numPr>
        <w:ind w:left="1276" w:hanging="709"/>
        <w:rPr>
          <w:rFonts w:ascii="Arial" w:hAnsi="Arial" w:cs="Arial"/>
          <w:sz w:val="20"/>
          <w:szCs w:val="20"/>
        </w:rPr>
      </w:pPr>
      <w:r w:rsidRPr="00280F00">
        <w:rPr>
          <w:rFonts w:ascii="Arial" w:hAnsi="Arial" w:cs="Arial"/>
          <w:sz w:val="20"/>
          <w:szCs w:val="20"/>
        </w:rPr>
        <w:t>Assess GAP’s and action items for continuous improvement of the Team.</w:t>
      </w:r>
    </w:p>
    <w:p w14:paraId="45495379" w14:textId="77777777" w:rsidR="005D7300" w:rsidRPr="009F383A" w:rsidRDefault="005D7300" w:rsidP="005D7300">
      <w:pPr>
        <w:pStyle w:val="NoSpacing"/>
        <w:ind w:left="1276"/>
        <w:rPr>
          <w:bCs/>
        </w:rPr>
      </w:pPr>
    </w:p>
    <w:p w14:paraId="29142712" w14:textId="77777777" w:rsidR="005D7300" w:rsidRPr="009F383A" w:rsidRDefault="005D7300" w:rsidP="005D7300">
      <w:pPr>
        <w:pStyle w:val="Heading2"/>
        <w:numPr>
          <w:ilvl w:val="2"/>
          <w:numId w:val="6"/>
        </w:numPr>
        <w:tabs>
          <w:tab w:val="num" w:pos="360"/>
        </w:tabs>
        <w:spacing w:after="240"/>
        <w:ind w:left="851" w:hanging="567"/>
        <w:jc w:val="both"/>
        <w:rPr>
          <w:rFonts w:ascii="Arial" w:hAnsi="Arial" w:cs="Arial"/>
          <w:bCs/>
          <w:color w:val="000000" w:themeColor="text1"/>
          <w:sz w:val="20"/>
          <w:szCs w:val="20"/>
          <w:lang w:val="en-PH"/>
        </w:rPr>
      </w:pPr>
      <w:r w:rsidRPr="009F383A">
        <w:rPr>
          <w:rFonts w:ascii="Arial" w:hAnsi="Arial" w:cs="Arial"/>
          <w:bCs/>
          <w:color w:val="000000" w:themeColor="text1"/>
          <w:sz w:val="20"/>
          <w:szCs w:val="20"/>
          <w:lang w:val="en-PH"/>
        </w:rPr>
        <w:t>PROCEDURE</w:t>
      </w:r>
    </w:p>
    <w:p w14:paraId="052B966A" w14:textId="77777777" w:rsidR="005D7300" w:rsidRDefault="005D7300" w:rsidP="005D7300">
      <w:pPr>
        <w:pStyle w:val="ListParagraph"/>
        <w:numPr>
          <w:ilvl w:val="3"/>
          <w:numId w:val="6"/>
        </w:numPr>
        <w:spacing w:after="240"/>
        <w:ind w:left="1276" w:hanging="709"/>
        <w:jc w:val="both"/>
        <w:rPr>
          <w:rFonts w:ascii="Arial" w:hAnsi="Arial" w:cs="Arial"/>
          <w:sz w:val="20"/>
          <w:szCs w:val="20"/>
          <w:lang w:val="en-PH"/>
        </w:rPr>
      </w:pPr>
      <w:r w:rsidRPr="009922ED">
        <w:rPr>
          <w:rFonts w:ascii="Arial" w:hAnsi="Arial" w:cs="Arial"/>
          <w:sz w:val="20"/>
          <w:szCs w:val="20"/>
          <w:lang w:val="en-PH"/>
        </w:rPr>
        <w:t xml:space="preserve">All updates in related to </w:t>
      </w:r>
      <w:proofErr w:type="spellStart"/>
      <w:r w:rsidRPr="009922ED">
        <w:rPr>
          <w:rFonts w:ascii="Arial" w:hAnsi="Arial" w:cs="Arial"/>
          <w:sz w:val="20"/>
          <w:szCs w:val="20"/>
          <w:lang w:val="en-PH"/>
        </w:rPr>
        <w:t>SocMed</w:t>
      </w:r>
      <w:proofErr w:type="spellEnd"/>
      <w:r w:rsidRPr="009922ED">
        <w:rPr>
          <w:rFonts w:ascii="Arial" w:hAnsi="Arial" w:cs="Arial"/>
          <w:sz w:val="20"/>
          <w:szCs w:val="20"/>
          <w:lang w:val="en-PH"/>
        </w:rPr>
        <w:t xml:space="preserve"> activities must be inputted daily at Contact Relationship Management (CRM) section at </w:t>
      </w:r>
      <w:hyperlink r:id="rId31" w:history="1">
        <w:r w:rsidRPr="009922ED">
          <w:rPr>
            <w:rStyle w:val="Hyperlink"/>
            <w:rFonts w:ascii="Arial" w:hAnsi="Arial" w:cs="Arial"/>
            <w:sz w:val="20"/>
            <w:szCs w:val="20"/>
            <w:lang w:val="en-PH"/>
          </w:rPr>
          <w:t>www.interlinkiq.com</w:t>
        </w:r>
      </w:hyperlink>
      <w:r w:rsidRPr="009922ED">
        <w:rPr>
          <w:rFonts w:ascii="Arial" w:hAnsi="Arial" w:cs="Arial"/>
          <w:sz w:val="20"/>
          <w:szCs w:val="20"/>
          <w:lang w:val="en-PH"/>
        </w:rPr>
        <w:t>.</w:t>
      </w:r>
    </w:p>
    <w:p w14:paraId="74360ED0" w14:textId="77777777" w:rsidR="005D7300" w:rsidRDefault="005D7300" w:rsidP="005D7300">
      <w:pPr>
        <w:pStyle w:val="ListParagraph"/>
        <w:numPr>
          <w:ilvl w:val="3"/>
          <w:numId w:val="6"/>
        </w:numPr>
        <w:spacing w:after="240"/>
        <w:ind w:left="1276" w:hanging="709"/>
        <w:jc w:val="both"/>
        <w:rPr>
          <w:rFonts w:ascii="Arial" w:hAnsi="Arial" w:cs="Arial"/>
          <w:sz w:val="20"/>
          <w:szCs w:val="20"/>
          <w:lang w:val="en-PH"/>
        </w:rPr>
      </w:pPr>
      <w:r w:rsidRPr="009922ED">
        <w:rPr>
          <w:rFonts w:ascii="Arial" w:hAnsi="Arial" w:cs="Arial"/>
          <w:sz w:val="20"/>
          <w:szCs w:val="20"/>
          <w:lang w:val="en-PH"/>
        </w:rPr>
        <w:t xml:space="preserve">In handling customer requests, inquiries and concerns/complaints, Social Media Coordinator representative must do the following: </w:t>
      </w:r>
    </w:p>
    <w:p w14:paraId="58E32524" w14:textId="77777777" w:rsidR="005D7300" w:rsidRPr="009922ED" w:rsidRDefault="005D7300" w:rsidP="005D7300">
      <w:pPr>
        <w:pStyle w:val="ListParagraph"/>
        <w:numPr>
          <w:ilvl w:val="3"/>
          <w:numId w:val="6"/>
        </w:numPr>
        <w:spacing w:after="240"/>
        <w:ind w:left="1276" w:hanging="709"/>
        <w:jc w:val="both"/>
        <w:rPr>
          <w:rFonts w:ascii="Arial" w:hAnsi="Arial" w:cs="Arial"/>
          <w:sz w:val="20"/>
          <w:szCs w:val="20"/>
          <w:lang w:val="en-PH"/>
        </w:rPr>
      </w:pPr>
      <w:r w:rsidRPr="009922ED">
        <w:rPr>
          <w:rFonts w:ascii="Arial" w:hAnsi="Arial" w:cs="Arial"/>
          <w:sz w:val="20"/>
          <w:szCs w:val="20"/>
          <w:lang w:val="en-PH"/>
        </w:rPr>
        <w:t xml:space="preserve"> Acknowledge/Respond to the requests, inquiries and concerns/complaints</w:t>
      </w:r>
      <w:r>
        <w:rPr>
          <w:rFonts w:ascii="Arial" w:hAnsi="Arial" w:cs="Arial"/>
          <w:sz w:val="20"/>
          <w:szCs w:val="20"/>
          <w:lang w:val="en-PH"/>
        </w:rPr>
        <w:t>.</w:t>
      </w:r>
    </w:p>
    <w:p w14:paraId="1D14BF5B" w14:textId="77777777" w:rsidR="005D7300" w:rsidRDefault="005D7300" w:rsidP="005D7300">
      <w:pPr>
        <w:pStyle w:val="ListParagraph"/>
        <w:numPr>
          <w:ilvl w:val="4"/>
          <w:numId w:val="6"/>
        </w:numPr>
        <w:spacing w:after="240"/>
        <w:ind w:left="2268" w:hanging="828"/>
        <w:jc w:val="both"/>
        <w:rPr>
          <w:rFonts w:ascii="Arial" w:hAnsi="Arial" w:cs="Arial"/>
          <w:sz w:val="20"/>
          <w:szCs w:val="20"/>
          <w:lang w:val="en-PH"/>
        </w:rPr>
      </w:pPr>
      <w:r w:rsidRPr="009F383A">
        <w:rPr>
          <w:rFonts w:ascii="Arial" w:hAnsi="Arial" w:cs="Arial"/>
          <w:sz w:val="20"/>
          <w:szCs w:val="20"/>
          <w:lang w:val="en-PH"/>
        </w:rPr>
        <w:t>Inbound – email of requests, inquiries and concerns/complaints</w:t>
      </w:r>
      <w:r>
        <w:rPr>
          <w:rFonts w:ascii="Arial" w:hAnsi="Arial" w:cs="Arial"/>
          <w:sz w:val="20"/>
          <w:szCs w:val="20"/>
          <w:lang w:val="en-PH"/>
        </w:rPr>
        <w:t>.</w:t>
      </w:r>
    </w:p>
    <w:p w14:paraId="3FFDC167" w14:textId="77777777" w:rsidR="005D7300" w:rsidRDefault="005D7300" w:rsidP="005D7300">
      <w:pPr>
        <w:pStyle w:val="ListParagraph"/>
        <w:numPr>
          <w:ilvl w:val="5"/>
          <w:numId w:val="6"/>
        </w:numPr>
        <w:spacing w:after="240"/>
        <w:jc w:val="both"/>
        <w:rPr>
          <w:rFonts w:ascii="Arial" w:hAnsi="Arial" w:cs="Arial"/>
          <w:sz w:val="20"/>
          <w:szCs w:val="20"/>
          <w:lang w:val="en-PH"/>
        </w:rPr>
      </w:pPr>
      <w:r w:rsidRPr="009922ED">
        <w:rPr>
          <w:rFonts w:ascii="Arial" w:hAnsi="Arial" w:cs="Arial"/>
          <w:sz w:val="20"/>
          <w:szCs w:val="20"/>
          <w:lang w:val="en-PH"/>
        </w:rPr>
        <w:t>Acknowledge the email within 24 business hours</w:t>
      </w:r>
      <w:r>
        <w:rPr>
          <w:rFonts w:ascii="Arial" w:hAnsi="Arial" w:cs="Arial"/>
          <w:sz w:val="20"/>
          <w:szCs w:val="20"/>
          <w:lang w:val="en-PH"/>
        </w:rPr>
        <w:t>.</w:t>
      </w:r>
    </w:p>
    <w:p w14:paraId="04F160DE" w14:textId="77777777" w:rsidR="005D7300" w:rsidRDefault="005D7300" w:rsidP="005D7300">
      <w:pPr>
        <w:pStyle w:val="ListParagraph"/>
        <w:numPr>
          <w:ilvl w:val="5"/>
          <w:numId w:val="6"/>
        </w:numPr>
        <w:spacing w:after="240"/>
        <w:jc w:val="both"/>
        <w:rPr>
          <w:rFonts w:ascii="Arial" w:hAnsi="Arial" w:cs="Arial"/>
          <w:sz w:val="20"/>
          <w:szCs w:val="20"/>
          <w:lang w:val="en-PH"/>
        </w:rPr>
      </w:pPr>
      <w:proofErr w:type="gramStart"/>
      <w:r w:rsidRPr="009922ED">
        <w:rPr>
          <w:rFonts w:ascii="Arial" w:hAnsi="Arial" w:cs="Arial"/>
          <w:sz w:val="20"/>
          <w:szCs w:val="20"/>
          <w:lang w:val="en-PH"/>
        </w:rPr>
        <w:t>Reply  with</w:t>
      </w:r>
      <w:proofErr w:type="gramEnd"/>
      <w:r w:rsidRPr="009922ED">
        <w:rPr>
          <w:rFonts w:ascii="Arial" w:hAnsi="Arial" w:cs="Arial"/>
          <w:sz w:val="20"/>
          <w:szCs w:val="20"/>
          <w:lang w:val="en-PH"/>
        </w:rPr>
        <w:t xml:space="preserve"> respect and courtesy</w:t>
      </w:r>
      <w:r>
        <w:rPr>
          <w:rFonts w:ascii="Arial" w:hAnsi="Arial" w:cs="Arial"/>
          <w:sz w:val="20"/>
          <w:szCs w:val="20"/>
          <w:lang w:val="en-PH"/>
        </w:rPr>
        <w:t>.</w:t>
      </w:r>
    </w:p>
    <w:p w14:paraId="3B1DCCF6" w14:textId="77777777" w:rsidR="005D7300" w:rsidRPr="009922ED" w:rsidRDefault="005D7300" w:rsidP="005D7300">
      <w:pPr>
        <w:pStyle w:val="ListParagraph"/>
        <w:numPr>
          <w:ilvl w:val="5"/>
          <w:numId w:val="6"/>
        </w:numPr>
        <w:spacing w:after="240"/>
        <w:jc w:val="both"/>
        <w:rPr>
          <w:rFonts w:ascii="Arial" w:hAnsi="Arial" w:cs="Arial"/>
          <w:sz w:val="20"/>
          <w:szCs w:val="20"/>
          <w:lang w:val="en-PH"/>
        </w:rPr>
      </w:pPr>
      <w:r w:rsidRPr="009922ED">
        <w:rPr>
          <w:rFonts w:ascii="Arial" w:hAnsi="Arial" w:cs="Arial"/>
          <w:sz w:val="20"/>
          <w:szCs w:val="20"/>
        </w:rPr>
        <w:t>Use positive expressions/script words</w:t>
      </w:r>
      <w:r>
        <w:rPr>
          <w:rFonts w:ascii="Arial" w:hAnsi="Arial" w:cs="Arial"/>
          <w:sz w:val="20"/>
          <w:szCs w:val="20"/>
        </w:rPr>
        <w:t>.</w:t>
      </w:r>
    </w:p>
    <w:p w14:paraId="014CC892" w14:textId="77777777" w:rsidR="005D7300" w:rsidRPr="009922ED" w:rsidRDefault="005D7300" w:rsidP="005D7300">
      <w:pPr>
        <w:pStyle w:val="ListParagraph"/>
        <w:numPr>
          <w:ilvl w:val="5"/>
          <w:numId w:val="6"/>
        </w:numPr>
        <w:spacing w:after="240"/>
        <w:jc w:val="both"/>
        <w:rPr>
          <w:rFonts w:ascii="Arial" w:hAnsi="Arial" w:cs="Arial"/>
          <w:sz w:val="20"/>
          <w:szCs w:val="20"/>
          <w:lang w:val="en-PH"/>
        </w:rPr>
      </w:pPr>
      <w:r w:rsidRPr="009922ED">
        <w:rPr>
          <w:rFonts w:ascii="Arial" w:hAnsi="Arial" w:cs="Arial"/>
          <w:sz w:val="20"/>
          <w:szCs w:val="20"/>
        </w:rPr>
        <w:t>Prohibits the use of offending words</w:t>
      </w:r>
      <w:r>
        <w:rPr>
          <w:rFonts w:ascii="Arial" w:hAnsi="Arial" w:cs="Arial"/>
          <w:sz w:val="20"/>
          <w:szCs w:val="20"/>
        </w:rPr>
        <w:t>.</w:t>
      </w:r>
    </w:p>
    <w:p w14:paraId="79B73C49" w14:textId="77777777" w:rsidR="005D7300" w:rsidRDefault="005D7300" w:rsidP="005D7300">
      <w:pPr>
        <w:pStyle w:val="ListParagraph"/>
        <w:numPr>
          <w:ilvl w:val="3"/>
          <w:numId w:val="6"/>
        </w:numPr>
        <w:spacing w:after="240"/>
        <w:ind w:left="1276" w:hanging="709"/>
        <w:jc w:val="both"/>
        <w:rPr>
          <w:rFonts w:ascii="Arial" w:hAnsi="Arial" w:cs="Arial"/>
          <w:sz w:val="20"/>
          <w:szCs w:val="20"/>
          <w:lang w:val="en-PH"/>
        </w:rPr>
      </w:pPr>
      <w:r w:rsidRPr="009922ED">
        <w:rPr>
          <w:rFonts w:ascii="Arial" w:hAnsi="Arial" w:cs="Arial"/>
          <w:sz w:val="20"/>
          <w:szCs w:val="20"/>
          <w:lang w:val="en-PH"/>
        </w:rPr>
        <w:t>Receiving of Customers' requests, inquiries and concerns/complaints</w:t>
      </w:r>
      <w:r>
        <w:rPr>
          <w:rFonts w:ascii="Arial" w:hAnsi="Arial" w:cs="Arial"/>
          <w:sz w:val="20"/>
          <w:szCs w:val="20"/>
          <w:lang w:val="en-PH"/>
        </w:rPr>
        <w:t>.</w:t>
      </w:r>
    </w:p>
    <w:p w14:paraId="0590C605" w14:textId="77777777" w:rsidR="005D7300" w:rsidRPr="009922ED" w:rsidRDefault="005D7300" w:rsidP="005D7300">
      <w:pPr>
        <w:pStyle w:val="ListParagraph"/>
        <w:numPr>
          <w:ilvl w:val="4"/>
          <w:numId w:val="6"/>
        </w:numPr>
        <w:spacing w:after="240"/>
        <w:ind w:left="2268" w:hanging="850"/>
        <w:jc w:val="both"/>
        <w:rPr>
          <w:rFonts w:ascii="Arial" w:hAnsi="Arial" w:cs="Arial"/>
          <w:sz w:val="20"/>
          <w:szCs w:val="20"/>
          <w:lang w:val="en-PH"/>
        </w:rPr>
      </w:pPr>
      <w:r w:rsidRPr="009922ED">
        <w:rPr>
          <w:rFonts w:ascii="Arial" w:hAnsi="Arial" w:cs="Arial"/>
          <w:sz w:val="20"/>
          <w:szCs w:val="20"/>
          <w:lang w:val="en-PH"/>
        </w:rPr>
        <w:t>Receive the Customer's requests, inquiries and concerns/complaints and inform the concerned department/ division/section.</w:t>
      </w:r>
    </w:p>
    <w:p w14:paraId="1E095275" w14:textId="77777777" w:rsidR="005D7300" w:rsidRDefault="005D7300" w:rsidP="005D7300">
      <w:pPr>
        <w:pStyle w:val="ListParagraph"/>
        <w:numPr>
          <w:ilvl w:val="3"/>
          <w:numId w:val="6"/>
        </w:numPr>
        <w:spacing w:after="240"/>
        <w:ind w:left="1276" w:hanging="709"/>
        <w:jc w:val="both"/>
        <w:rPr>
          <w:rFonts w:ascii="Arial" w:hAnsi="Arial" w:cs="Arial"/>
          <w:sz w:val="20"/>
          <w:szCs w:val="20"/>
          <w:lang w:val="en-PH"/>
        </w:rPr>
      </w:pPr>
      <w:r w:rsidRPr="009F383A">
        <w:rPr>
          <w:rFonts w:ascii="Arial" w:hAnsi="Arial" w:cs="Arial"/>
          <w:sz w:val="20"/>
          <w:szCs w:val="20"/>
          <w:lang w:val="en-PH"/>
        </w:rPr>
        <w:t>Inform customer of progress of the requests, inquiries and concerns/complaints</w:t>
      </w:r>
      <w:r>
        <w:rPr>
          <w:rFonts w:ascii="Arial" w:hAnsi="Arial" w:cs="Arial"/>
          <w:sz w:val="20"/>
          <w:szCs w:val="20"/>
          <w:lang w:val="en-PH"/>
        </w:rPr>
        <w:t>.</w:t>
      </w:r>
    </w:p>
    <w:p w14:paraId="66AD2586" w14:textId="77777777" w:rsidR="005D7300" w:rsidRDefault="005D7300" w:rsidP="005D7300">
      <w:pPr>
        <w:pStyle w:val="ListParagraph"/>
        <w:numPr>
          <w:ilvl w:val="4"/>
          <w:numId w:val="6"/>
        </w:numPr>
        <w:spacing w:after="240"/>
        <w:ind w:left="2268" w:hanging="828"/>
        <w:jc w:val="both"/>
        <w:rPr>
          <w:rFonts w:ascii="Arial" w:hAnsi="Arial" w:cs="Arial"/>
          <w:sz w:val="20"/>
          <w:szCs w:val="20"/>
          <w:lang w:val="en-PH"/>
        </w:rPr>
      </w:pPr>
      <w:r w:rsidRPr="009922ED">
        <w:rPr>
          <w:rFonts w:ascii="Arial" w:hAnsi="Arial" w:cs="Arial"/>
          <w:sz w:val="20"/>
          <w:szCs w:val="20"/>
          <w:lang w:val="en-PH"/>
        </w:rPr>
        <w:lastRenderedPageBreak/>
        <w:t>Email/call the inquirer/contact person every progress/status of requests, inquiries and concerns/complaints</w:t>
      </w:r>
      <w:r>
        <w:rPr>
          <w:rFonts w:ascii="Arial" w:hAnsi="Arial" w:cs="Arial"/>
          <w:sz w:val="20"/>
          <w:szCs w:val="20"/>
          <w:lang w:val="en-PH"/>
        </w:rPr>
        <w:t>.</w:t>
      </w:r>
    </w:p>
    <w:p w14:paraId="1B856969" w14:textId="77777777" w:rsidR="005D7300" w:rsidRDefault="005D7300" w:rsidP="005D7300">
      <w:pPr>
        <w:pStyle w:val="ListParagraph"/>
        <w:numPr>
          <w:ilvl w:val="4"/>
          <w:numId w:val="6"/>
        </w:numPr>
        <w:spacing w:after="240"/>
        <w:ind w:left="2268" w:hanging="828"/>
        <w:jc w:val="both"/>
        <w:rPr>
          <w:rFonts w:ascii="Arial" w:hAnsi="Arial" w:cs="Arial"/>
          <w:sz w:val="20"/>
          <w:szCs w:val="20"/>
          <w:lang w:val="en-PH"/>
        </w:rPr>
      </w:pPr>
      <w:proofErr w:type="gramStart"/>
      <w:r w:rsidRPr="009922ED">
        <w:rPr>
          <w:rFonts w:ascii="Arial" w:hAnsi="Arial" w:cs="Arial"/>
          <w:sz w:val="20"/>
          <w:szCs w:val="20"/>
          <w:lang w:val="en-PH"/>
        </w:rPr>
        <w:t>Reply  with</w:t>
      </w:r>
      <w:proofErr w:type="gramEnd"/>
      <w:r w:rsidRPr="009922ED">
        <w:rPr>
          <w:rFonts w:ascii="Arial" w:hAnsi="Arial" w:cs="Arial"/>
          <w:sz w:val="20"/>
          <w:szCs w:val="20"/>
          <w:lang w:val="en-PH"/>
        </w:rPr>
        <w:t xml:space="preserve"> respect and courtesy</w:t>
      </w:r>
      <w:r>
        <w:rPr>
          <w:rFonts w:ascii="Arial" w:hAnsi="Arial" w:cs="Arial"/>
          <w:sz w:val="20"/>
          <w:szCs w:val="20"/>
          <w:lang w:val="en-PH"/>
        </w:rPr>
        <w:t>.</w:t>
      </w:r>
    </w:p>
    <w:p w14:paraId="6829B1EA" w14:textId="77777777" w:rsidR="005D7300" w:rsidRDefault="005D7300" w:rsidP="005D7300">
      <w:pPr>
        <w:pStyle w:val="ListParagraph"/>
        <w:numPr>
          <w:ilvl w:val="4"/>
          <w:numId w:val="6"/>
        </w:numPr>
        <w:spacing w:after="240"/>
        <w:ind w:left="2268" w:hanging="828"/>
        <w:jc w:val="both"/>
        <w:rPr>
          <w:rFonts w:ascii="Arial" w:hAnsi="Arial" w:cs="Arial"/>
          <w:sz w:val="20"/>
          <w:szCs w:val="20"/>
          <w:lang w:val="en-PH"/>
        </w:rPr>
      </w:pPr>
      <w:r w:rsidRPr="009922ED">
        <w:rPr>
          <w:rFonts w:ascii="Arial" w:hAnsi="Arial" w:cs="Arial"/>
          <w:sz w:val="20"/>
          <w:szCs w:val="20"/>
          <w:lang w:val="en-PH"/>
        </w:rPr>
        <w:t>Use positive expressions/script words</w:t>
      </w:r>
    </w:p>
    <w:p w14:paraId="229B56DF" w14:textId="77777777" w:rsidR="005D7300" w:rsidRPr="009922ED" w:rsidRDefault="005D7300" w:rsidP="005D7300">
      <w:pPr>
        <w:pStyle w:val="ListParagraph"/>
        <w:numPr>
          <w:ilvl w:val="4"/>
          <w:numId w:val="6"/>
        </w:numPr>
        <w:spacing w:after="240"/>
        <w:ind w:left="2268" w:hanging="828"/>
        <w:jc w:val="both"/>
        <w:rPr>
          <w:rFonts w:ascii="Arial" w:hAnsi="Arial" w:cs="Arial"/>
          <w:sz w:val="20"/>
          <w:szCs w:val="20"/>
          <w:lang w:val="en-PH"/>
        </w:rPr>
      </w:pPr>
      <w:r w:rsidRPr="009922ED">
        <w:rPr>
          <w:rFonts w:ascii="Arial" w:hAnsi="Arial" w:cs="Arial"/>
          <w:sz w:val="20"/>
          <w:szCs w:val="20"/>
          <w:lang w:val="en-PH"/>
        </w:rPr>
        <w:t>Prohibits the use of offending words</w:t>
      </w:r>
      <w:r>
        <w:rPr>
          <w:rFonts w:ascii="Arial" w:hAnsi="Arial" w:cs="Arial"/>
          <w:sz w:val="20"/>
          <w:szCs w:val="20"/>
          <w:lang w:val="en-PH"/>
        </w:rPr>
        <w:t>.</w:t>
      </w:r>
    </w:p>
    <w:p w14:paraId="3C605BF7" w14:textId="77777777" w:rsidR="005D7300" w:rsidRDefault="005D7300" w:rsidP="005D7300">
      <w:pPr>
        <w:pStyle w:val="ListParagraph"/>
        <w:numPr>
          <w:ilvl w:val="3"/>
          <w:numId w:val="6"/>
        </w:numPr>
        <w:spacing w:after="240"/>
        <w:ind w:left="1276" w:hanging="709"/>
        <w:jc w:val="both"/>
        <w:rPr>
          <w:rFonts w:ascii="Arial" w:hAnsi="Arial" w:cs="Arial"/>
          <w:sz w:val="20"/>
          <w:szCs w:val="20"/>
          <w:lang w:val="en-PH"/>
        </w:rPr>
      </w:pPr>
      <w:r w:rsidRPr="009922ED">
        <w:rPr>
          <w:rFonts w:ascii="Arial" w:hAnsi="Arial" w:cs="Arial"/>
          <w:sz w:val="20"/>
          <w:szCs w:val="20"/>
          <w:lang w:val="en-PH"/>
        </w:rPr>
        <w:t xml:space="preserve"> Inform customer on completion of the requests, inquiries and concerns/complaints</w:t>
      </w:r>
    </w:p>
    <w:p w14:paraId="57B4D9FC" w14:textId="77777777" w:rsidR="005D7300" w:rsidRDefault="005D7300" w:rsidP="005D7300">
      <w:pPr>
        <w:pStyle w:val="ListParagraph"/>
        <w:numPr>
          <w:ilvl w:val="4"/>
          <w:numId w:val="6"/>
        </w:numPr>
        <w:spacing w:after="240"/>
        <w:ind w:left="2268" w:hanging="828"/>
        <w:jc w:val="both"/>
        <w:rPr>
          <w:rFonts w:ascii="Arial" w:hAnsi="Arial" w:cs="Arial"/>
          <w:sz w:val="20"/>
          <w:szCs w:val="20"/>
          <w:lang w:val="en-PH"/>
        </w:rPr>
      </w:pPr>
      <w:r w:rsidRPr="009922ED">
        <w:rPr>
          <w:rFonts w:ascii="Arial" w:hAnsi="Arial" w:cs="Arial"/>
          <w:sz w:val="20"/>
          <w:szCs w:val="20"/>
          <w:lang w:val="en-PH"/>
        </w:rPr>
        <w:t>Inbound – call of requests, inquiries and concerns/complaints</w:t>
      </w:r>
      <w:r>
        <w:rPr>
          <w:rFonts w:ascii="Arial" w:hAnsi="Arial" w:cs="Arial"/>
          <w:sz w:val="20"/>
          <w:szCs w:val="20"/>
          <w:lang w:val="en-PH"/>
        </w:rPr>
        <w:t>.</w:t>
      </w:r>
    </w:p>
    <w:p w14:paraId="501B8EC8" w14:textId="77777777" w:rsidR="005D7300" w:rsidRDefault="005D7300" w:rsidP="005D7300">
      <w:pPr>
        <w:pStyle w:val="ListParagraph"/>
        <w:numPr>
          <w:ilvl w:val="4"/>
          <w:numId w:val="6"/>
        </w:numPr>
        <w:spacing w:after="240"/>
        <w:ind w:left="2268" w:hanging="828"/>
        <w:jc w:val="both"/>
        <w:rPr>
          <w:rFonts w:ascii="Arial" w:hAnsi="Arial" w:cs="Arial"/>
          <w:sz w:val="20"/>
          <w:szCs w:val="20"/>
          <w:lang w:val="en-PH"/>
        </w:rPr>
      </w:pPr>
      <w:r w:rsidRPr="009922ED">
        <w:rPr>
          <w:rFonts w:ascii="Arial" w:hAnsi="Arial" w:cs="Arial"/>
          <w:sz w:val="20"/>
          <w:szCs w:val="20"/>
          <w:lang w:val="en-PH"/>
        </w:rPr>
        <w:t>Email/call the inquirer/contact person once the requests, inquiries and concerns/complaints are completed.</w:t>
      </w:r>
    </w:p>
    <w:p w14:paraId="4C41809F" w14:textId="77777777" w:rsidR="005D7300" w:rsidRDefault="005D7300" w:rsidP="005D7300">
      <w:pPr>
        <w:pStyle w:val="ListParagraph"/>
        <w:numPr>
          <w:ilvl w:val="4"/>
          <w:numId w:val="6"/>
        </w:numPr>
        <w:spacing w:after="240"/>
        <w:ind w:left="2268" w:hanging="828"/>
        <w:jc w:val="both"/>
        <w:rPr>
          <w:rFonts w:ascii="Arial" w:hAnsi="Arial" w:cs="Arial"/>
          <w:sz w:val="20"/>
          <w:szCs w:val="20"/>
          <w:lang w:val="en-PH"/>
        </w:rPr>
      </w:pPr>
      <w:proofErr w:type="gramStart"/>
      <w:r w:rsidRPr="009922ED">
        <w:rPr>
          <w:rFonts w:ascii="Arial" w:hAnsi="Arial" w:cs="Arial"/>
          <w:sz w:val="20"/>
          <w:szCs w:val="20"/>
          <w:lang w:val="en-PH"/>
        </w:rPr>
        <w:t>Reply  with</w:t>
      </w:r>
      <w:proofErr w:type="gramEnd"/>
      <w:r w:rsidRPr="009922ED">
        <w:rPr>
          <w:rFonts w:ascii="Arial" w:hAnsi="Arial" w:cs="Arial"/>
          <w:sz w:val="20"/>
          <w:szCs w:val="20"/>
          <w:lang w:val="en-PH"/>
        </w:rPr>
        <w:t xml:space="preserve"> respect and courtesy</w:t>
      </w:r>
      <w:r>
        <w:rPr>
          <w:rFonts w:ascii="Arial" w:hAnsi="Arial" w:cs="Arial"/>
          <w:sz w:val="20"/>
          <w:szCs w:val="20"/>
          <w:lang w:val="en-PH"/>
        </w:rPr>
        <w:t>.</w:t>
      </w:r>
    </w:p>
    <w:p w14:paraId="07F0382B" w14:textId="77777777" w:rsidR="005D7300" w:rsidRDefault="005D7300" w:rsidP="005D7300">
      <w:pPr>
        <w:pStyle w:val="ListParagraph"/>
        <w:numPr>
          <w:ilvl w:val="4"/>
          <w:numId w:val="6"/>
        </w:numPr>
        <w:spacing w:after="240"/>
        <w:ind w:left="2268" w:hanging="828"/>
        <w:jc w:val="both"/>
        <w:rPr>
          <w:rFonts w:ascii="Arial" w:hAnsi="Arial" w:cs="Arial"/>
          <w:sz w:val="20"/>
          <w:szCs w:val="20"/>
          <w:lang w:val="en-PH"/>
        </w:rPr>
      </w:pPr>
      <w:r w:rsidRPr="009922ED">
        <w:rPr>
          <w:rFonts w:ascii="Arial" w:hAnsi="Arial" w:cs="Arial"/>
          <w:sz w:val="20"/>
          <w:szCs w:val="20"/>
          <w:lang w:val="en-PH"/>
        </w:rPr>
        <w:t>Use positive expressions/script words</w:t>
      </w:r>
      <w:r>
        <w:rPr>
          <w:rFonts w:ascii="Arial" w:hAnsi="Arial" w:cs="Arial"/>
          <w:sz w:val="20"/>
          <w:szCs w:val="20"/>
          <w:lang w:val="en-PH"/>
        </w:rPr>
        <w:t>.</w:t>
      </w:r>
    </w:p>
    <w:p w14:paraId="25A78C62" w14:textId="77777777" w:rsidR="005D7300" w:rsidRPr="009922ED" w:rsidRDefault="005D7300" w:rsidP="005D7300">
      <w:pPr>
        <w:pStyle w:val="ListParagraph"/>
        <w:numPr>
          <w:ilvl w:val="4"/>
          <w:numId w:val="6"/>
        </w:numPr>
        <w:spacing w:after="240"/>
        <w:ind w:left="2268" w:hanging="828"/>
        <w:jc w:val="both"/>
        <w:rPr>
          <w:rFonts w:ascii="Arial" w:hAnsi="Arial" w:cs="Arial"/>
          <w:sz w:val="20"/>
          <w:szCs w:val="20"/>
          <w:lang w:val="en-PH"/>
        </w:rPr>
      </w:pPr>
      <w:r w:rsidRPr="009922ED">
        <w:rPr>
          <w:rFonts w:ascii="Arial" w:hAnsi="Arial" w:cs="Arial"/>
          <w:sz w:val="20"/>
          <w:szCs w:val="20"/>
          <w:lang w:val="en-PH"/>
        </w:rPr>
        <w:t>Prohibits the use of offending words</w:t>
      </w:r>
      <w:r>
        <w:rPr>
          <w:rFonts w:ascii="Arial" w:hAnsi="Arial" w:cs="Arial"/>
          <w:sz w:val="20"/>
          <w:szCs w:val="20"/>
          <w:lang w:val="en-PH"/>
        </w:rPr>
        <w:t>.</w:t>
      </w:r>
    </w:p>
    <w:p w14:paraId="1C1EFC7B" w14:textId="77777777" w:rsidR="005D7300" w:rsidRPr="005D7300" w:rsidRDefault="005D7300" w:rsidP="005D7300">
      <w:pPr>
        <w:pStyle w:val="ListParagraph"/>
        <w:spacing w:after="240"/>
        <w:ind w:left="357"/>
        <w:jc w:val="both"/>
        <w:rPr>
          <w:rFonts w:ascii="Arial" w:hAnsi="Arial" w:cs="Arial"/>
          <w:sz w:val="20"/>
          <w:szCs w:val="20"/>
          <w:lang w:val="en-PH"/>
        </w:rPr>
      </w:pPr>
    </w:p>
    <w:p w14:paraId="1922BEF4" w14:textId="77777777" w:rsidR="001545F0" w:rsidRDefault="001545F0" w:rsidP="00FF7325">
      <w:pPr>
        <w:pStyle w:val="Heading2"/>
        <w:spacing w:before="0"/>
        <w:jc w:val="both"/>
        <w:rPr>
          <w:rFonts w:ascii="Arial" w:eastAsia="Arial" w:hAnsi="Arial" w:cs="Arial"/>
          <w:color w:val="000000"/>
          <w:sz w:val="22"/>
          <w:szCs w:val="22"/>
        </w:rPr>
      </w:pPr>
    </w:p>
    <w:p w14:paraId="70DE4F98" w14:textId="77777777" w:rsidR="001545F0" w:rsidRDefault="001545F0" w:rsidP="00FF7325">
      <w:pPr>
        <w:pStyle w:val="Heading2"/>
        <w:spacing w:before="0"/>
        <w:jc w:val="both"/>
        <w:rPr>
          <w:rFonts w:ascii="Arial" w:eastAsia="Arial" w:hAnsi="Arial" w:cs="Arial"/>
          <w:color w:val="000000"/>
          <w:sz w:val="22"/>
          <w:szCs w:val="22"/>
        </w:rPr>
      </w:pPr>
    </w:p>
    <w:p w14:paraId="1B6B9149" w14:textId="65044BD6" w:rsidR="00FF7325" w:rsidRDefault="001545F0" w:rsidP="00FF7325">
      <w:pPr>
        <w:pStyle w:val="Heading2"/>
        <w:spacing w:before="0"/>
        <w:jc w:val="both"/>
        <w:rPr>
          <w:rFonts w:ascii="Arial" w:eastAsia="Arial" w:hAnsi="Arial" w:cs="Arial"/>
          <w:color w:val="000000"/>
          <w:sz w:val="22"/>
          <w:szCs w:val="22"/>
        </w:rPr>
      </w:pPr>
      <w:r>
        <w:rPr>
          <w:rFonts w:ascii="Arial" w:hAnsi="Arial" w:cs="Arial"/>
          <w:noProof/>
          <w:sz w:val="20"/>
          <w:szCs w:val="20"/>
        </w:rPr>
        <mc:AlternateContent>
          <mc:Choice Requires="wps">
            <w:drawing>
              <wp:anchor distT="0" distB="0" distL="114300" distR="114300" simplePos="0" relativeHeight="251666432" behindDoc="0" locked="0" layoutInCell="1" allowOverlap="1" wp14:anchorId="3F19E5A2" wp14:editId="6FF1A952">
                <wp:simplePos x="0" y="0"/>
                <wp:positionH relativeFrom="margin">
                  <wp:posOffset>-70485</wp:posOffset>
                </wp:positionH>
                <wp:positionV relativeFrom="paragraph">
                  <wp:posOffset>-332740</wp:posOffset>
                </wp:positionV>
                <wp:extent cx="6179820" cy="304800"/>
                <wp:effectExtent l="0" t="0" r="11430" b="19050"/>
                <wp:wrapNone/>
                <wp:docPr id="5" name="Text Box 5"/>
                <wp:cNvGraphicFramePr/>
                <a:graphic xmlns:a="http://schemas.openxmlformats.org/drawingml/2006/main">
                  <a:graphicData uri="http://schemas.microsoft.com/office/word/2010/wordprocessingShape">
                    <wps:wsp>
                      <wps:cNvSpPr txBox="1"/>
                      <wps:spPr>
                        <a:xfrm>
                          <a:off x="0" y="0"/>
                          <a:ext cx="6179820" cy="304800"/>
                        </a:xfrm>
                        <a:prstGeom prst="rect">
                          <a:avLst/>
                        </a:prstGeom>
                        <a:solidFill>
                          <a:srgbClr val="00B0F0"/>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F4B3D16" w14:textId="101AD777" w:rsidR="007925C4" w:rsidRPr="00A63B0E" w:rsidRDefault="007925C4" w:rsidP="007925C4">
                            <w:pPr>
                              <w:pStyle w:val="Heading1"/>
                              <w:spacing w:before="100" w:beforeAutospacing="1" w:line="240" w:lineRule="auto"/>
                              <w:jc w:val="center"/>
                              <w:rPr>
                                <w:rFonts w:ascii="Arial" w:hAnsi="Arial" w:cs="Arial"/>
                                <w:b/>
                                <w:bCs/>
                                <w:color w:val="000000" w:themeColor="text1"/>
                                <w:sz w:val="24"/>
                                <w:szCs w:val="24"/>
                              </w:rPr>
                            </w:pPr>
                            <w:bookmarkStart w:id="50" w:name="_Toc116382452"/>
                            <w:r w:rsidRPr="00A63B0E">
                              <w:rPr>
                                <w:rFonts w:ascii="Arial" w:hAnsi="Arial" w:cs="Arial"/>
                                <w:b/>
                                <w:bCs/>
                                <w:color w:val="000000" w:themeColor="text1"/>
                                <w:sz w:val="24"/>
                                <w:szCs w:val="24"/>
                              </w:rPr>
                              <w:t xml:space="preserve">PART </w:t>
                            </w:r>
                            <w:r w:rsidR="00D64DAB">
                              <w:rPr>
                                <w:rFonts w:ascii="Arial" w:hAnsi="Arial" w:cs="Arial"/>
                                <w:b/>
                                <w:bCs/>
                                <w:color w:val="000000" w:themeColor="text1"/>
                                <w:sz w:val="24"/>
                                <w:szCs w:val="24"/>
                              </w:rPr>
                              <w:t>6</w:t>
                            </w:r>
                            <w:r w:rsidRPr="00A63B0E">
                              <w:rPr>
                                <w:rFonts w:ascii="Arial" w:hAnsi="Arial" w:cs="Arial"/>
                                <w:b/>
                                <w:bCs/>
                                <w:color w:val="000000" w:themeColor="text1"/>
                                <w:sz w:val="24"/>
                                <w:szCs w:val="24"/>
                              </w:rPr>
                              <w:t xml:space="preserve">: </w:t>
                            </w:r>
                            <w:r>
                              <w:rPr>
                                <w:rFonts w:ascii="Arial" w:hAnsi="Arial" w:cs="Arial"/>
                                <w:b/>
                                <w:bCs/>
                                <w:color w:val="000000" w:themeColor="text1"/>
                                <w:sz w:val="24"/>
                                <w:szCs w:val="24"/>
                              </w:rPr>
                              <w:t>ON-THE-JOB Training</w:t>
                            </w:r>
                            <w:bookmarkEnd w:id="50"/>
                          </w:p>
                          <w:p w14:paraId="147345EB" w14:textId="3B6242CB" w:rsidR="007925C4" w:rsidRDefault="007925C4" w:rsidP="007925C4">
                            <w:pPr>
                              <w:pStyle w:val="Heading1"/>
                              <w:rPr>
                                <w:color w:val="000000" w:themeColor="text1"/>
                              </w:rPr>
                            </w:pPr>
                          </w:p>
                          <w:p w14:paraId="43A94521" w14:textId="77777777" w:rsidR="001545F0" w:rsidRPr="001545F0" w:rsidRDefault="001545F0" w:rsidP="001545F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19E5A2" id="Text Box 5" o:spid="_x0000_s1031" type="#_x0000_t202" style="position:absolute;left:0;text-align:left;margin-left:-5.55pt;margin-top:-26.2pt;width:486.6pt;height:24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" fillcolor="#00b0f0" strokeweight=".5pt">
                <v:textbox>
                  <w:txbxContent>
                    <w:p w14:paraId="4F4B3D16" w14:textId="101AD777" w:rsidR="007925C4" w:rsidRPr="00A63B0E" w:rsidRDefault="007925C4" w:rsidP="007925C4">
                      <w:pPr>
                        <w:pStyle w:val="Heading1"/>
                        <w:spacing w:before="100" w:beforeAutospacing="1" w:line="240" w:lineRule="auto"/>
                        <w:jc w:val="center"/>
                        <w:rPr>
                          <w:rFonts w:ascii="Arial" w:hAnsi="Arial" w:cs="Arial"/>
                          <w:b/>
                          <w:bCs/>
                          <w:color w:val="000000" w:themeColor="text1"/>
                          <w:sz w:val="24"/>
                          <w:szCs w:val="24"/>
                        </w:rPr>
                      </w:pPr>
                      <w:bookmarkStart w:id="33" w:name="_Toc116382452"/>
                      <w:r w:rsidRPr="00A63B0E">
                        <w:rPr>
                          <w:rFonts w:ascii="Arial" w:hAnsi="Arial" w:cs="Arial"/>
                          <w:b/>
                          <w:bCs/>
                          <w:color w:val="000000" w:themeColor="text1"/>
                          <w:sz w:val="24"/>
                          <w:szCs w:val="24"/>
                        </w:rPr>
                        <w:t xml:space="preserve">PART </w:t>
                      </w:r>
                      <w:r w:rsidR="00D64DAB">
                        <w:rPr>
                          <w:rFonts w:ascii="Arial" w:hAnsi="Arial" w:cs="Arial"/>
                          <w:b/>
                          <w:bCs/>
                          <w:color w:val="000000" w:themeColor="text1"/>
                          <w:sz w:val="24"/>
                          <w:szCs w:val="24"/>
                        </w:rPr>
                        <w:t>6</w:t>
                      </w:r>
                      <w:r w:rsidRPr="00A63B0E">
                        <w:rPr>
                          <w:rFonts w:ascii="Arial" w:hAnsi="Arial" w:cs="Arial"/>
                          <w:b/>
                          <w:bCs/>
                          <w:color w:val="000000" w:themeColor="text1"/>
                          <w:sz w:val="24"/>
                          <w:szCs w:val="24"/>
                        </w:rPr>
                        <w:t xml:space="preserve">: </w:t>
                      </w:r>
                      <w:r>
                        <w:rPr>
                          <w:rFonts w:ascii="Arial" w:hAnsi="Arial" w:cs="Arial"/>
                          <w:b/>
                          <w:bCs/>
                          <w:color w:val="000000" w:themeColor="text1"/>
                          <w:sz w:val="24"/>
                          <w:szCs w:val="24"/>
                        </w:rPr>
                        <w:t>ON-THE-JOB Training</w:t>
                      </w:r>
                      <w:bookmarkEnd w:id="33"/>
                    </w:p>
                    <w:p w14:paraId="147345EB" w14:textId="3B6242CB" w:rsidR="007925C4" w:rsidRDefault="007925C4" w:rsidP="007925C4">
                      <w:pPr>
                        <w:pStyle w:val="Heading1"/>
                        <w:rPr>
                          <w:color w:val="000000" w:themeColor="text1"/>
                        </w:rPr>
                      </w:pPr>
                    </w:p>
                    <w:p w14:paraId="43A94521" w14:textId="77777777" w:rsidR="001545F0" w:rsidRPr="001545F0" w:rsidRDefault="001545F0" w:rsidP="001545F0"/>
                  </w:txbxContent>
                </v:textbox>
                <w10:wrap anchorx="margin"/>
              </v:shape>
            </w:pict>
          </mc:Fallback>
        </mc:AlternateContent>
      </w:r>
      <w:r w:rsidR="00FF7325">
        <w:rPr>
          <w:rFonts w:ascii="Arial" w:eastAsia="Arial" w:hAnsi="Arial" w:cs="Arial"/>
          <w:color w:val="000000"/>
          <w:sz w:val="22"/>
          <w:szCs w:val="22"/>
        </w:rPr>
        <w:t>6.1. Employment Terms</w:t>
      </w:r>
    </w:p>
    <w:p w14:paraId="08B16322" w14:textId="77777777" w:rsidR="00FF7325" w:rsidRDefault="00FF7325" w:rsidP="00FF7325">
      <w:pPr>
        <w:pStyle w:val="Heading2"/>
        <w:spacing w:before="0"/>
        <w:ind w:left="1350" w:hanging="900"/>
        <w:jc w:val="both"/>
        <w:rPr>
          <w:rFonts w:ascii="Arial" w:eastAsia="Arial" w:hAnsi="Arial" w:cs="Arial"/>
          <w:color w:val="000000"/>
          <w:sz w:val="20"/>
          <w:szCs w:val="20"/>
        </w:rPr>
      </w:pPr>
    </w:p>
    <w:p w14:paraId="1834B904" w14:textId="77777777" w:rsidR="00FF7325" w:rsidRDefault="00FF7325" w:rsidP="00FF7325">
      <w:pPr>
        <w:pStyle w:val="Heading2"/>
        <w:spacing w:before="0"/>
        <w:ind w:left="1170" w:hanging="720"/>
        <w:jc w:val="both"/>
        <w:rPr>
          <w:rFonts w:ascii="Arial" w:eastAsia="Arial" w:hAnsi="Arial" w:cs="Arial"/>
          <w:color w:val="000000"/>
          <w:sz w:val="20"/>
          <w:szCs w:val="20"/>
        </w:rPr>
      </w:pPr>
      <w:r>
        <w:rPr>
          <w:rFonts w:ascii="Arial" w:eastAsia="Arial" w:hAnsi="Arial" w:cs="Arial"/>
          <w:color w:val="000000"/>
          <w:sz w:val="20"/>
          <w:szCs w:val="20"/>
        </w:rPr>
        <w:t>6.1.1.  Employment Applications</w:t>
      </w:r>
    </w:p>
    <w:p w14:paraId="39AA81A1" w14:textId="77777777" w:rsidR="00FF7325" w:rsidRDefault="00FF7325" w:rsidP="00FF7325">
      <w:pPr>
        <w:pStyle w:val="Heading2"/>
        <w:spacing w:before="0"/>
        <w:ind w:left="1980" w:hanging="810"/>
        <w:jc w:val="both"/>
        <w:rPr>
          <w:rFonts w:ascii="Arial" w:eastAsia="Arial" w:hAnsi="Arial" w:cs="Arial"/>
          <w:color w:val="000000"/>
          <w:sz w:val="20"/>
          <w:szCs w:val="20"/>
        </w:rPr>
      </w:pPr>
      <w:r>
        <w:rPr>
          <w:rFonts w:ascii="Arial" w:eastAsia="Arial" w:hAnsi="Arial" w:cs="Arial"/>
          <w:color w:val="000000"/>
          <w:sz w:val="20"/>
          <w:szCs w:val="20"/>
        </w:rPr>
        <w:t>6.1.1.1. The company depends on the accuracy of information through employment application and the data provided by the candidates during the hiring process thus, any falsifications or misrepresentations may result in prohibiting the candidate from entering the company. If the candidate has been employed, termination of employment may be considered.</w:t>
      </w:r>
    </w:p>
    <w:p w14:paraId="5D3BD9A6" w14:textId="77777777" w:rsidR="00FF7325" w:rsidRDefault="00FF7325" w:rsidP="00FF7325">
      <w:pPr>
        <w:pStyle w:val="Heading2"/>
        <w:spacing w:before="0"/>
        <w:ind w:left="1260" w:hanging="810"/>
        <w:jc w:val="both"/>
        <w:rPr>
          <w:rFonts w:ascii="Arial" w:eastAsia="Arial" w:hAnsi="Arial" w:cs="Arial"/>
          <w:color w:val="000000"/>
          <w:sz w:val="20"/>
          <w:szCs w:val="20"/>
        </w:rPr>
      </w:pPr>
      <w:r>
        <w:rPr>
          <w:rFonts w:ascii="Arial" w:eastAsia="Arial" w:hAnsi="Arial" w:cs="Arial"/>
          <w:color w:val="000000"/>
          <w:sz w:val="20"/>
          <w:szCs w:val="20"/>
        </w:rPr>
        <w:t xml:space="preserve">6.1.2. Types of On-The-Job Trainees </w:t>
      </w:r>
    </w:p>
    <w:p w14:paraId="5C199F2D" w14:textId="77777777" w:rsidR="00FF7325" w:rsidRDefault="00FF7325" w:rsidP="00FF7325">
      <w:pPr>
        <w:pStyle w:val="Heading2"/>
        <w:spacing w:before="0"/>
        <w:ind w:left="1980" w:hanging="810"/>
        <w:jc w:val="both"/>
        <w:rPr>
          <w:rFonts w:ascii="Arial" w:eastAsia="Arial" w:hAnsi="Arial" w:cs="Arial"/>
          <w:color w:val="000000"/>
          <w:sz w:val="20"/>
          <w:szCs w:val="20"/>
        </w:rPr>
      </w:pPr>
      <w:r>
        <w:rPr>
          <w:rFonts w:ascii="Arial" w:eastAsia="Arial" w:hAnsi="Arial" w:cs="Arial"/>
          <w:color w:val="000000"/>
          <w:sz w:val="20"/>
          <w:szCs w:val="20"/>
        </w:rPr>
        <w:t xml:space="preserve">6.1.2.1.  OJT / Intern under the OJT Program </w:t>
      </w:r>
    </w:p>
    <w:p w14:paraId="5DFC7470" w14:textId="77777777" w:rsidR="00FF7325" w:rsidRDefault="00FF7325" w:rsidP="00FF7325">
      <w:pPr>
        <w:pStyle w:val="Heading2"/>
        <w:spacing w:before="0"/>
        <w:ind w:left="2700" w:hanging="810"/>
        <w:jc w:val="both"/>
        <w:rPr>
          <w:rFonts w:ascii="Arial" w:eastAsia="Arial" w:hAnsi="Arial" w:cs="Arial"/>
          <w:color w:val="000000"/>
          <w:sz w:val="20"/>
          <w:szCs w:val="20"/>
        </w:rPr>
      </w:pPr>
      <w:r>
        <w:rPr>
          <w:rFonts w:ascii="Arial" w:eastAsia="Arial" w:hAnsi="Arial" w:cs="Arial"/>
          <w:color w:val="000000"/>
          <w:sz w:val="20"/>
          <w:szCs w:val="20"/>
        </w:rPr>
        <w:t xml:space="preserve"> 6.1.2.1.1.  Perform hours are based on their scheduled time, Monday to Friday.</w:t>
      </w:r>
    </w:p>
    <w:p w14:paraId="390BC687" w14:textId="77777777" w:rsidR="00FF7325" w:rsidRDefault="00FF7325" w:rsidP="00FF7325">
      <w:pPr>
        <w:pStyle w:val="Heading2"/>
        <w:spacing w:before="0"/>
        <w:ind w:left="1980" w:hanging="810"/>
        <w:jc w:val="both"/>
        <w:rPr>
          <w:rFonts w:ascii="Arial" w:eastAsia="Arial" w:hAnsi="Arial" w:cs="Arial"/>
          <w:color w:val="000000"/>
          <w:sz w:val="20"/>
          <w:szCs w:val="20"/>
        </w:rPr>
      </w:pPr>
      <w:r>
        <w:rPr>
          <w:rFonts w:ascii="Arial" w:eastAsia="Arial" w:hAnsi="Arial" w:cs="Arial"/>
          <w:color w:val="000000"/>
          <w:sz w:val="20"/>
          <w:szCs w:val="20"/>
        </w:rPr>
        <w:t xml:space="preserve">6.1.2.2. OJT under the OJT Crossover/Part-time Position </w:t>
      </w:r>
    </w:p>
    <w:p w14:paraId="13CBFAB8" w14:textId="77777777" w:rsidR="00FF7325" w:rsidRDefault="00FF7325" w:rsidP="00FF7325">
      <w:pPr>
        <w:pStyle w:val="Heading2"/>
        <w:spacing w:before="0"/>
        <w:ind w:left="2880" w:hanging="900"/>
        <w:jc w:val="both"/>
        <w:rPr>
          <w:rFonts w:ascii="Arial" w:eastAsia="Arial" w:hAnsi="Arial" w:cs="Arial"/>
          <w:color w:val="000000"/>
          <w:sz w:val="20"/>
          <w:szCs w:val="20"/>
        </w:rPr>
      </w:pPr>
      <w:r>
        <w:rPr>
          <w:rFonts w:ascii="Arial" w:eastAsia="Arial" w:hAnsi="Arial" w:cs="Arial"/>
          <w:color w:val="000000"/>
          <w:sz w:val="20"/>
          <w:szCs w:val="20"/>
        </w:rPr>
        <w:t>6.1.2.2.1. Performs at least 4-8 hours a day or 20-30 hours per week, Monday to Friday.</w:t>
      </w:r>
    </w:p>
    <w:p w14:paraId="135E17DF" w14:textId="77777777" w:rsidR="00FF7325" w:rsidRDefault="00FF7325" w:rsidP="00FF7325">
      <w:pPr>
        <w:pStyle w:val="Heading2"/>
        <w:spacing w:before="0"/>
        <w:ind w:left="1260" w:hanging="810"/>
        <w:jc w:val="both"/>
        <w:rPr>
          <w:rFonts w:ascii="Arial" w:eastAsia="Arial" w:hAnsi="Arial" w:cs="Arial"/>
          <w:color w:val="000000"/>
          <w:sz w:val="20"/>
          <w:szCs w:val="20"/>
        </w:rPr>
      </w:pPr>
      <w:r>
        <w:rPr>
          <w:rFonts w:ascii="Arial" w:eastAsia="Arial" w:hAnsi="Arial" w:cs="Arial"/>
          <w:color w:val="000000"/>
          <w:sz w:val="20"/>
          <w:szCs w:val="20"/>
        </w:rPr>
        <w:t>6.1.3.  Recruitment</w:t>
      </w:r>
    </w:p>
    <w:p w14:paraId="1BC6943D" w14:textId="77777777" w:rsidR="00FF7325" w:rsidRDefault="00FF7325" w:rsidP="00FF7325">
      <w:pPr>
        <w:pStyle w:val="Heading2"/>
        <w:spacing w:before="0"/>
        <w:ind w:left="1980" w:hanging="810"/>
        <w:jc w:val="both"/>
        <w:rPr>
          <w:rFonts w:ascii="Arial" w:eastAsia="Arial" w:hAnsi="Arial" w:cs="Arial"/>
          <w:color w:val="000000"/>
          <w:sz w:val="20"/>
          <w:szCs w:val="20"/>
        </w:rPr>
      </w:pPr>
      <w:r>
        <w:rPr>
          <w:rFonts w:ascii="Arial" w:eastAsia="Arial" w:hAnsi="Arial" w:cs="Arial"/>
          <w:color w:val="000000"/>
          <w:sz w:val="20"/>
          <w:szCs w:val="20"/>
        </w:rPr>
        <w:t>6.1.3.1. The recruitment team gathers OJT applicants by sending an email request for an Internship to Schools.</w:t>
      </w:r>
    </w:p>
    <w:p w14:paraId="2C31B3EA" w14:textId="77777777" w:rsidR="00FF7325" w:rsidRDefault="00FF7325" w:rsidP="00FF7325">
      <w:pPr>
        <w:pStyle w:val="Heading2"/>
        <w:spacing w:before="0"/>
        <w:ind w:left="2070" w:hanging="900"/>
        <w:jc w:val="both"/>
        <w:rPr>
          <w:rFonts w:ascii="Arial" w:eastAsia="Arial" w:hAnsi="Arial" w:cs="Arial"/>
          <w:color w:val="000000"/>
          <w:sz w:val="20"/>
          <w:szCs w:val="20"/>
        </w:rPr>
      </w:pPr>
      <w:r>
        <w:rPr>
          <w:rFonts w:ascii="Arial" w:eastAsia="Arial" w:hAnsi="Arial" w:cs="Arial"/>
          <w:color w:val="000000"/>
          <w:sz w:val="20"/>
          <w:szCs w:val="20"/>
        </w:rPr>
        <w:t>6.1.3.2.   OJT Application emails are reviewed and collected.</w:t>
      </w:r>
    </w:p>
    <w:p w14:paraId="09CFE3FD" w14:textId="77777777" w:rsidR="00FF7325" w:rsidRDefault="00FF7325" w:rsidP="00FF7325">
      <w:pPr>
        <w:pStyle w:val="Heading2"/>
        <w:spacing w:before="0"/>
        <w:ind w:left="2070" w:hanging="900"/>
        <w:jc w:val="both"/>
        <w:rPr>
          <w:rFonts w:ascii="Arial" w:eastAsia="Arial" w:hAnsi="Arial" w:cs="Arial"/>
          <w:color w:val="000000"/>
          <w:sz w:val="20"/>
          <w:szCs w:val="20"/>
        </w:rPr>
      </w:pPr>
      <w:r>
        <w:rPr>
          <w:rFonts w:ascii="Arial" w:eastAsia="Arial" w:hAnsi="Arial" w:cs="Arial"/>
          <w:color w:val="000000"/>
          <w:sz w:val="20"/>
          <w:szCs w:val="20"/>
        </w:rPr>
        <w:t>6.1.3.3.  A Demo presentation to Schools will be conducted based on request.</w:t>
      </w:r>
    </w:p>
    <w:p w14:paraId="076A1B6F" w14:textId="77777777" w:rsidR="00FF7325" w:rsidRDefault="00FF7325" w:rsidP="00FF7325">
      <w:pPr>
        <w:pStyle w:val="Heading2"/>
        <w:spacing w:before="0"/>
        <w:ind w:left="1980" w:hanging="810"/>
        <w:jc w:val="both"/>
        <w:rPr>
          <w:rFonts w:ascii="Arial" w:eastAsia="Arial" w:hAnsi="Arial" w:cs="Arial"/>
          <w:color w:val="000000"/>
          <w:sz w:val="20"/>
          <w:szCs w:val="20"/>
        </w:rPr>
      </w:pPr>
      <w:r>
        <w:rPr>
          <w:rFonts w:ascii="Arial" w:eastAsia="Arial" w:hAnsi="Arial" w:cs="Arial"/>
          <w:color w:val="000000"/>
          <w:sz w:val="20"/>
          <w:szCs w:val="20"/>
        </w:rPr>
        <w:t>6.1.3.4.  HR will send an email to the school coordinator for the form to be filled out by the OJT.</w:t>
      </w:r>
    </w:p>
    <w:p w14:paraId="0CAB1F7C" w14:textId="77777777" w:rsidR="00FF7325" w:rsidRDefault="00FF7325" w:rsidP="00FF7325">
      <w:pPr>
        <w:pStyle w:val="Heading2"/>
        <w:ind w:left="1980" w:hanging="810"/>
        <w:jc w:val="both"/>
        <w:rPr>
          <w:rFonts w:ascii="Arial" w:eastAsia="Arial" w:hAnsi="Arial" w:cs="Arial"/>
          <w:color w:val="000000"/>
          <w:sz w:val="20"/>
          <w:szCs w:val="20"/>
        </w:rPr>
      </w:pPr>
      <w:r>
        <w:rPr>
          <w:rFonts w:ascii="Arial" w:eastAsia="Arial" w:hAnsi="Arial" w:cs="Arial"/>
          <w:color w:val="000000"/>
          <w:sz w:val="20"/>
          <w:szCs w:val="20"/>
        </w:rPr>
        <w:t>6.1.3.6. Qualified OJT applicants who will proceed to the OJT Program will receive the following emails:</w:t>
      </w:r>
    </w:p>
    <w:p w14:paraId="1BE38754" w14:textId="77777777" w:rsidR="00FF7325" w:rsidRDefault="00FF7325" w:rsidP="00FF7325">
      <w:pPr>
        <w:pStyle w:val="Heading2"/>
        <w:ind w:left="2070" w:hanging="90"/>
        <w:jc w:val="both"/>
        <w:rPr>
          <w:rFonts w:ascii="Arial" w:eastAsia="Arial" w:hAnsi="Arial" w:cs="Arial"/>
          <w:color w:val="000000"/>
          <w:sz w:val="20"/>
          <w:szCs w:val="20"/>
        </w:rPr>
      </w:pPr>
      <w:r>
        <w:rPr>
          <w:rFonts w:ascii="Arial" w:eastAsia="Arial" w:hAnsi="Arial" w:cs="Arial"/>
          <w:color w:val="000000"/>
          <w:sz w:val="20"/>
          <w:szCs w:val="20"/>
        </w:rPr>
        <w:t xml:space="preserve">6.1.3.6.1. </w:t>
      </w:r>
      <w:r>
        <w:rPr>
          <w:rFonts w:ascii="Arial" w:eastAsia="Arial" w:hAnsi="Arial" w:cs="Arial"/>
          <w:color w:val="000000"/>
          <w:sz w:val="20"/>
          <w:szCs w:val="20"/>
        </w:rPr>
        <w:tab/>
        <w:t xml:space="preserve">OJT Getting Started </w:t>
      </w:r>
    </w:p>
    <w:p w14:paraId="02CB6C99" w14:textId="77777777" w:rsidR="00FF7325" w:rsidRDefault="00FF7325" w:rsidP="00FF7325">
      <w:pPr>
        <w:pStyle w:val="Heading2"/>
        <w:ind w:left="2880" w:hanging="900"/>
        <w:jc w:val="both"/>
        <w:rPr>
          <w:rFonts w:ascii="Arial" w:eastAsia="Arial" w:hAnsi="Arial" w:cs="Arial"/>
          <w:color w:val="000000"/>
          <w:sz w:val="20"/>
          <w:szCs w:val="20"/>
        </w:rPr>
      </w:pPr>
      <w:r>
        <w:rPr>
          <w:rFonts w:ascii="Arial" w:eastAsia="Arial" w:hAnsi="Arial" w:cs="Arial"/>
          <w:color w:val="000000"/>
          <w:sz w:val="20"/>
          <w:szCs w:val="20"/>
        </w:rPr>
        <w:t>6.1.3.6.2. Once the HR department received the OJT Details from the OJT Applicant, they will send the OJT - Onboarding Training email invitation.</w:t>
      </w:r>
    </w:p>
    <w:p w14:paraId="5111DD35" w14:textId="77777777" w:rsidR="00FF7325" w:rsidRDefault="00FF7325" w:rsidP="00FF7325">
      <w:pPr>
        <w:pStyle w:val="Heading2"/>
        <w:ind w:left="900" w:hanging="450"/>
        <w:jc w:val="both"/>
        <w:rPr>
          <w:rFonts w:ascii="Arial" w:eastAsia="Arial" w:hAnsi="Arial" w:cs="Arial"/>
          <w:color w:val="000000"/>
          <w:sz w:val="20"/>
          <w:szCs w:val="20"/>
        </w:rPr>
      </w:pPr>
      <w:r>
        <w:rPr>
          <w:rFonts w:ascii="Arial" w:eastAsia="Arial" w:hAnsi="Arial" w:cs="Arial"/>
          <w:color w:val="000000"/>
          <w:sz w:val="20"/>
          <w:szCs w:val="20"/>
        </w:rPr>
        <w:t xml:space="preserve">6.1.4.  Types of OJT Training Plan – </w:t>
      </w:r>
      <w:proofErr w:type="spellStart"/>
      <w:r>
        <w:rPr>
          <w:rFonts w:ascii="Arial" w:eastAsia="Arial" w:hAnsi="Arial" w:cs="Arial"/>
          <w:color w:val="000000"/>
          <w:sz w:val="20"/>
          <w:szCs w:val="20"/>
        </w:rPr>
        <w:t>InterlinkIQ</w:t>
      </w:r>
      <w:proofErr w:type="spellEnd"/>
      <w:r>
        <w:rPr>
          <w:rFonts w:ascii="Arial" w:eastAsia="Arial" w:hAnsi="Arial" w:cs="Arial"/>
          <w:color w:val="000000"/>
          <w:sz w:val="20"/>
          <w:szCs w:val="20"/>
        </w:rPr>
        <w:t xml:space="preserve"> Training</w:t>
      </w:r>
    </w:p>
    <w:p w14:paraId="356019DE" w14:textId="77777777" w:rsidR="00FF7325" w:rsidRPr="00140453" w:rsidRDefault="00FF7325" w:rsidP="00FF7325">
      <w:pPr>
        <w:pStyle w:val="Heading2"/>
        <w:ind w:left="1980" w:hanging="810"/>
        <w:jc w:val="both"/>
        <w:rPr>
          <w:rFonts w:ascii="Arial" w:eastAsia="Arial" w:hAnsi="Arial" w:cs="Arial"/>
          <w:iCs/>
          <w:color w:val="000000"/>
          <w:sz w:val="20"/>
          <w:szCs w:val="20"/>
        </w:rPr>
      </w:pPr>
      <w:r>
        <w:rPr>
          <w:rFonts w:ascii="Arial" w:eastAsia="Arial" w:hAnsi="Arial" w:cs="Arial"/>
          <w:color w:val="000000"/>
          <w:sz w:val="20"/>
          <w:szCs w:val="20"/>
        </w:rPr>
        <w:t xml:space="preserve">6.1.4.1.  </w:t>
      </w:r>
      <w:r>
        <w:rPr>
          <w:rFonts w:ascii="Arial" w:eastAsia="Arial" w:hAnsi="Arial" w:cs="Arial"/>
          <w:iCs/>
          <w:color w:val="000000"/>
          <w:sz w:val="20"/>
          <w:szCs w:val="20"/>
        </w:rPr>
        <w:t xml:space="preserve">Onboarding </w:t>
      </w:r>
      <w:r w:rsidRPr="00140453">
        <w:rPr>
          <w:rFonts w:ascii="Arial" w:eastAsia="Arial" w:hAnsi="Arial" w:cs="Arial"/>
          <w:iCs/>
          <w:color w:val="000000"/>
          <w:sz w:val="20"/>
          <w:szCs w:val="20"/>
        </w:rPr>
        <w:t>OJT / Intern</w:t>
      </w:r>
      <w:r>
        <w:rPr>
          <w:rFonts w:ascii="Arial" w:eastAsia="Arial" w:hAnsi="Arial" w:cs="Arial"/>
          <w:iCs/>
          <w:color w:val="000000"/>
          <w:sz w:val="20"/>
          <w:szCs w:val="20"/>
        </w:rPr>
        <w:t xml:space="preserve"> - Training Category Type</w:t>
      </w:r>
    </w:p>
    <w:p w14:paraId="42CD1B70" w14:textId="77777777" w:rsidR="00FF7325" w:rsidRDefault="00FF7325" w:rsidP="00FF7325">
      <w:pPr>
        <w:pStyle w:val="Heading2"/>
        <w:ind w:left="2880" w:hanging="900"/>
        <w:jc w:val="both"/>
        <w:rPr>
          <w:rFonts w:ascii="Arial" w:eastAsia="Arial" w:hAnsi="Arial" w:cs="Arial"/>
          <w:color w:val="000000"/>
          <w:sz w:val="20"/>
          <w:szCs w:val="20"/>
        </w:rPr>
      </w:pPr>
      <w:r>
        <w:rPr>
          <w:rFonts w:ascii="Arial" w:eastAsia="Arial" w:hAnsi="Arial" w:cs="Arial"/>
          <w:color w:val="000000"/>
          <w:sz w:val="20"/>
          <w:szCs w:val="20"/>
        </w:rPr>
        <w:t xml:space="preserve">6.1.4.1.1. Training topics are Company Onboarding, Service Log Training (My PRO), Email Etiquette, Document Control, </w:t>
      </w:r>
      <w:proofErr w:type="spellStart"/>
      <w:r>
        <w:rPr>
          <w:rFonts w:ascii="Arial" w:eastAsia="Arial" w:hAnsi="Arial" w:cs="Arial"/>
          <w:color w:val="000000"/>
          <w:sz w:val="20"/>
          <w:szCs w:val="20"/>
        </w:rPr>
        <w:t>InterlinkIQ</w:t>
      </w:r>
      <w:proofErr w:type="spellEnd"/>
      <w:r>
        <w:rPr>
          <w:rFonts w:ascii="Arial" w:eastAsia="Arial" w:hAnsi="Arial" w:cs="Arial"/>
          <w:color w:val="000000"/>
          <w:sz w:val="20"/>
          <w:szCs w:val="20"/>
        </w:rPr>
        <w:t xml:space="preserve"> Dashboard Navigation, and PCQI Conversion. </w:t>
      </w:r>
    </w:p>
    <w:p w14:paraId="51A25D98" w14:textId="77777777" w:rsidR="00FF7325" w:rsidRDefault="00FF7325" w:rsidP="00FF7325">
      <w:pPr>
        <w:pStyle w:val="Heading2"/>
        <w:ind w:left="1980" w:hanging="810"/>
        <w:jc w:val="both"/>
        <w:rPr>
          <w:rFonts w:ascii="Arial" w:eastAsia="Arial" w:hAnsi="Arial" w:cs="Arial"/>
          <w:i/>
          <w:color w:val="000000"/>
          <w:sz w:val="20"/>
          <w:szCs w:val="20"/>
        </w:rPr>
      </w:pPr>
      <w:bookmarkStart w:id="51" w:name="_heading=h.r6obzg12k18w" w:colFirst="0" w:colLast="0"/>
      <w:bookmarkEnd w:id="51"/>
      <w:r>
        <w:rPr>
          <w:rFonts w:ascii="Arial" w:eastAsia="Arial" w:hAnsi="Arial" w:cs="Arial"/>
          <w:color w:val="000000"/>
          <w:sz w:val="20"/>
          <w:szCs w:val="20"/>
        </w:rPr>
        <w:t xml:space="preserve">6.1.4.2.  Onboarding OJT Crossover </w:t>
      </w:r>
      <w:r>
        <w:rPr>
          <w:rFonts w:ascii="Arial" w:eastAsia="Arial" w:hAnsi="Arial" w:cs="Arial"/>
          <w:iCs/>
          <w:color w:val="000000"/>
          <w:sz w:val="20"/>
          <w:szCs w:val="20"/>
        </w:rPr>
        <w:t>- Training Category Type</w:t>
      </w:r>
    </w:p>
    <w:p w14:paraId="5CED7C1D" w14:textId="77777777" w:rsidR="00FF7325" w:rsidRDefault="00FF7325" w:rsidP="00FF7325">
      <w:pPr>
        <w:pStyle w:val="Heading2"/>
        <w:ind w:left="2880" w:hanging="900"/>
        <w:jc w:val="both"/>
      </w:pPr>
      <w:bookmarkStart w:id="52" w:name="_heading=h.724jqhtm8m6l" w:colFirst="0" w:colLast="0"/>
      <w:bookmarkEnd w:id="52"/>
      <w:r>
        <w:rPr>
          <w:rFonts w:ascii="Arial" w:eastAsia="Arial" w:hAnsi="Arial" w:cs="Arial"/>
          <w:color w:val="000000"/>
          <w:sz w:val="20"/>
          <w:szCs w:val="20"/>
        </w:rPr>
        <w:t xml:space="preserve">6.1.4.1.1. Training topics are Company Onboarding, Service Log Training (My PRO), Account Specific PF Bundle Customization, Drafting, and Updating files, Email Management, Uploading of Documents to </w:t>
      </w:r>
      <w:proofErr w:type="spellStart"/>
      <w:r>
        <w:rPr>
          <w:rFonts w:ascii="Arial" w:eastAsia="Arial" w:hAnsi="Arial" w:cs="Arial"/>
          <w:color w:val="000000"/>
          <w:sz w:val="20"/>
          <w:szCs w:val="20"/>
        </w:rPr>
        <w:t>InterlinkIQ</w:t>
      </w:r>
      <w:proofErr w:type="spellEnd"/>
      <w:r>
        <w:rPr>
          <w:rFonts w:ascii="Arial" w:eastAsia="Arial" w:hAnsi="Arial" w:cs="Arial"/>
          <w:color w:val="000000"/>
          <w:sz w:val="20"/>
          <w:szCs w:val="20"/>
        </w:rPr>
        <w:t xml:space="preserve"> Dashboard.</w:t>
      </w:r>
    </w:p>
    <w:p w14:paraId="1DBF53F5" w14:textId="77777777" w:rsidR="00FF7325" w:rsidRDefault="00FF7325" w:rsidP="00FF7325">
      <w:pPr>
        <w:pStyle w:val="Heading2"/>
        <w:spacing w:before="0"/>
        <w:ind w:left="1170" w:hanging="720"/>
        <w:jc w:val="both"/>
        <w:rPr>
          <w:rFonts w:ascii="Arial" w:eastAsia="Arial" w:hAnsi="Arial" w:cs="Arial"/>
          <w:color w:val="000000"/>
          <w:sz w:val="20"/>
          <w:szCs w:val="20"/>
          <w:highlight w:val="white"/>
        </w:rPr>
      </w:pPr>
      <w:r>
        <w:rPr>
          <w:rFonts w:ascii="Arial" w:eastAsia="Arial" w:hAnsi="Arial" w:cs="Arial"/>
          <w:color w:val="000000"/>
          <w:sz w:val="20"/>
          <w:szCs w:val="20"/>
          <w:highlight w:val="white"/>
        </w:rPr>
        <w:t>6.1.5.  Training records</w:t>
      </w:r>
    </w:p>
    <w:p w14:paraId="5004954D" w14:textId="77777777" w:rsidR="00FF7325" w:rsidRDefault="00FF7325" w:rsidP="00FF7325">
      <w:pPr>
        <w:pStyle w:val="Heading2"/>
        <w:spacing w:before="0"/>
        <w:ind w:left="1980" w:hanging="810"/>
        <w:jc w:val="both"/>
        <w:rPr>
          <w:rFonts w:ascii="Arial" w:eastAsia="Arial" w:hAnsi="Arial" w:cs="Arial"/>
          <w:color w:val="000000"/>
          <w:sz w:val="20"/>
          <w:szCs w:val="20"/>
          <w:highlight w:val="white"/>
        </w:rPr>
      </w:pPr>
      <w:r>
        <w:rPr>
          <w:rFonts w:ascii="Arial" w:eastAsia="Arial" w:hAnsi="Arial" w:cs="Arial"/>
          <w:color w:val="000000"/>
          <w:sz w:val="20"/>
          <w:szCs w:val="20"/>
          <w:highlight w:val="white"/>
        </w:rPr>
        <w:t>6.1.5.1. Comprehension Quiz records are collected and uploaded to Interlink Employee Files.</w:t>
      </w:r>
    </w:p>
    <w:p w14:paraId="5AE086C2" w14:textId="77777777" w:rsidR="00FF7325" w:rsidRDefault="00FF7325" w:rsidP="00FF7325">
      <w:pPr>
        <w:pStyle w:val="Heading2"/>
        <w:spacing w:before="0"/>
        <w:ind w:left="2070" w:hanging="1620"/>
        <w:jc w:val="both"/>
        <w:rPr>
          <w:rFonts w:ascii="Arial" w:eastAsia="Arial" w:hAnsi="Arial" w:cs="Arial"/>
          <w:color w:val="000000"/>
          <w:sz w:val="20"/>
          <w:szCs w:val="20"/>
          <w:highlight w:val="white"/>
        </w:rPr>
      </w:pPr>
      <w:r>
        <w:rPr>
          <w:rFonts w:ascii="Arial" w:eastAsia="Arial" w:hAnsi="Arial" w:cs="Arial"/>
          <w:color w:val="000000"/>
          <w:sz w:val="20"/>
          <w:szCs w:val="20"/>
          <w:highlight w:val="white"/>
        </w:rPr>
        <w:t>6.1.6.  Trainee</w:t>
      </w:r>
    </w:p>
    <w:p w14:paraId="729EADDE" w14:textId="77777777" w:rsidR="00FF7325" w:rsidRDefault="00FF7325" w:rsidP="00FF7325">
      <w:pPr>
        <w:pStyle w:val="Heading2"/>
        <w:spacing w:before="0"/>
        <w:ind w:left="2070" w:hanging="900"/>
        <w:jc w:val="both"/>
        <w:rPr>
          <w:rFonts w:ascii="Arial" w:eastAsia="Arial" w:hAnsi="Arial" w:cs="Arial"/>
          <w:color w:val="000000"/>
          <w:sz w:val="20"/>
          <w:szCs w:val="20"/>
          <w:highlight w:val="white"/>
        </w:rPr>
      </w:pPr>
      <w:r>
        <w:rPr>
          <w:rFonts w:ascii="Arial" w:eastAsia="Arial" w:hAnsi="Arial" w:cs="Arial"/>
          <w:color w:val="000000"/>
          <w:sz w:val="20"/>
          <w:szCs w:val="20"/>
          <w:highlight w:val="white"/>
        </w:rPr>
        <w:t>6.1.6.1. Evaluation – they will be evaluated based on performance and output on their assigned Account when they reach 250 hours.</w:t>
      </w:r>
    </w:p>
    <w:p w14:paraId="4C812558" w14:textId="2DEA8B2F" w:rsidR="00FF7325" w:rsidRDefault="00FF7325" w:rsidP="00FF7325">
      <w:pPr>
        <w:pStyle w:val="Heading2"/>
        <w:spacing w:before="0"/>
        <w:ind w:left="2070" w:hanging="900"/>
        <w:jc w:val="both"/>
        <w:rPr>
          <w:rFonts w:ascii="Arial" w:eastAsia="Arial" w:hAnsi="Arial" w:cs="Arial"/>
          <w:color w:val="000000"/>
          <w:sz w:val="20"/>
          <w:szCs w:val="20"/>
          <w:highlight w:val="white"/>
        </w:rPr>
      </w:pPr>
      <w:r>
        <w:rPr>
          <w:rFonts w:ascii="Arial" w:eastAsia="Arial" w:hAnsi="Arial" w:cs="Arial"/>
          <w:color w:val="000000"/>
          <w:sz w:val="20"/>
          <w:szCs w:val="20"/>
          <w:highlight w:val="white"/>
        </w:rPr>
        <w:t>6.1.6.2.  Retraining – they will be re-train on some topics that need improvement.</w:t>
      </w:r>
    </w:p>
    <w:p w14:paraId="19EA46EB" w14:textId="77777777" w:rsidR="00884E1E" w:rsidRPr="00884E1E" w:rsidRDefault="00884E1E" w:rsidP="00884E1E">
      <w:pPr>
        <w:rPr>
          <w:highlight w:val="white"/>
        </w:rPr>
      </w:pPr>
    </w:p>
    <w:p w14:paraId="11827903" w14:textId="77777777" w:rsidR="00FF7325" w:rsidRDefault="00FF7325" w:rsidP="00FF7325">
      <w:pPr>
        <w:spacing w:after="0"/>
        <w:ind w:left="1560"/>
        <w:jc w:val="both"/>
      </w:pPr>
      <w:r>
        <w:lastRenderedPageBreak/>
        <w:t xml:space="preserve">    </w:t>
      </w:r>
    </w:p>
    <w:p w14:paraId="55692BF9" w14:textId="77777777" w:rsidR="00FF7325" w:rsidRDefault="00FF7325" w:rsidP="00FF7325">
      <w:pPr>
        <w:spacing w:after="0"/>
        <w:ind w:left="1170" w:hanging="720"/>
        <w:jc w:val="both"/>
        <w:rPr>
          <w:rFonts w:ascii="Arial" w:eastAsia="Arial" w:hAnsi="Arial" w:cs="Arial"/>
          <w:sz w:val="20"/>
          <w:szCs w:val="20"/>
        </w:rPr>
      </w:pPr>
      <w:r>
        <w:rPr>
          <w:rFonts w:ascii="Arial" w:eastAsia="Arial" w:hAnsi="Arial" w:cs="Arial"/>
          <w:sz w:val="20"/>
          <w:szCs w:val="20"/>
        </w:rPr>
        <w:t xml:space="preserve">6.1.7.  </w:t>
      </w:r>
      <w:r>
        <w:rPr>
          <w:rFonts w:ascii="Times New Roman" w:eastAsia="Times New Roman" w:hAnsi="Times New Roman" w:cs="Times New Roman"/>
          <w:sz w:val="12"/>
          <w:szCs w:val="12"/>
        </w:rPr>
        <w:t xml:space="preserve">  </w:t>
      </w:r>
      <w:r>
        <w:rPr>
          <w:rFonts w:ascii="Arial" w:eastAsia="Arial" w:hAnsi="Arial" w:cs="Arial"/>
          <w:sz w:val="20"/>
          <w:szCs w:val="20"/>
        </w:rPr>
        <w:t xml:space="preserve">Attendance and Punctuality </w:t>
      </w:r>
    </w:p>
    <w:p w14:paraId="3EC8DF07" w14:textId="77777777" w:rsidR="00FF7325" w:rsidRDefault="00FF7325" w:rsidP="00FF7325">
      <w:pPr>
        <w:spacing w:after="0"/>
        <w:ind w:left="1980" w:hanging="810"/>
        <w:jc w:val="both"/>
        <w:rPr>
          <w:rFonts w:ascii="Arial" w:eastAsia="Arial" w:hAnsi="Arial" w:cs="Arial"/>
          <w:sz w:val="20"/>
          <w:szCs w:val="20"/>
        </w:rPr>
      </w:pPr>
      <w:r>
        <w:rPr>
          <w:rFonts w:ascii="Arial" w:eastAsia="Arial" w:hAnsi="Arial" w:cs="Arial"/>
          <w:sz w:val="20"/>
          <w:szCs w:val="20"/>
        </w:rPr>
        <w:t>6.1.7.1. Attendance and punctuality are important factors for your success within our Company.  We perform as a team, and this requires that each person is in the right place at the right time.</w:t>
      </w:r>
    </w:p>
    <w:p w14:paraId="3B20D4C7" w14:textId="77777777" w:rsidR="00FF7325" w:rsidRDefault="00FF7325" w:rsidP="00FF7325">
      <w:pPr>
        <w:tabs>
          <w:tab w:val="left" w:pos="2700"/>
        </w:tabs>
        <w:spacing w:after="0"/>
        <w:ind w:left="1980" w:hanging="810"/>
        <w:jc w:val="both"/>
        <w:rPr>
          <w:rFonts w:ascii="Arial" w:eastAsia="Arial" w:hAnsi="Arial" w:cs="Arial"/>
          <w:iCs/>
          <w:color w:val="000000"/>
          <w:sz w:val="20"/>
          <w:szCs w:val="20"/>
        </w:rPr>
      </w:pPr>
      <w:r>
        <w:rPr>
          <w:rFonts w:ascii="Arial" w:eastAsia="Arial" w:hAnsi="Arial" w:cs="Arial"/>
          <w:sz w:val="20"/>
          <w:szCs w:val="20"/>
        </w:rPr>
        <w:tab/>
        <w:t>6.1.7.1.1.  OJT</w:t>
      </w:r>
      <w:r w:rsidRPr="00140453">
        <w:rPr>
          <w:rFonts w:ascii="Arial" w:eastAsia="Arial" w:hAnsi="Arial" w:cs="Arial"/>
          <w:iCs/>
          <w:color w:val="000000"/>
          <w:sz w:val="20"/>
          <w:szCs w:val="20"/>
        </w:rPr>
        <w:t xml:space="preserve"> / Intern</w:t>
      </w:r>
      <w:r>
        <w:rPr>
          <w:rFonts w:ascii="Arial" w:eastAsia="Arial" w:hAnsi="Arial" w:cs="Arial"/>
          <w:iCs/>
          <w:color w:val="000000"/>
          <w:sz w:val="20"/>
          <w:szCs w:val="20"/>
        </w:rPr>
        <w:t xml:space="preserve"> will Login to OJT Main Virtual Office and to the assigned department office.</w:t>
      </w:r>
    </w:p>
    <w:p w14:paraId="758FA9D6" w14:textId="77777777" w:rsidR="00FF7325" w:rsidRDefault="00FF7325" w:rsidP="00FF7325">
      <w:pPr>
        <w:spacing w:after="0"/>
        <w:ind w:left="1980" w:hanging="810"/>
        <w:jc w:val="both"/>
        <w:rPr>
          <w:rFonts w:ascii="Arial" w:eastAsia="Arial" w:hAnsi="Arial" w:cs="Arial"/>
          <w:sz w:val="20"/>
          <w:szCs w:val="20"/>
        </w:rPr>
      </w:pPr>
      <w:r>
        <w:rPr>
          <w:rFonts w:ascii="Arial" w:eastAsia="Arial" w:hAnsi="Arial" w:cs="Arial"/>
          <w:sz w:val="20"/>
          <w:szCs w:val="20"/>
        </w:rPr>
        <w:tab/>
        <w:t xml:space="preserve">6.1.7.1.2.  OJT Crossover will Login to VA Main Virtual Office 1 or VO 1 </w:t>
      </w:r>
      <w:r>
        <w:rPr>
          <w:rFonts w:ascii="Arial" w:eastAsia="Arial" w:hAnsi="Arial" w:cs="Arial"/>
          <w:iCs/>
          <w:color w:val="000000"/>
          <w:sz w:val="20"/>
          <w:szCs w:val="20"/>
        </w:rPr>
        <w:t>and to the assigned department office.</w:t>
      </w:r>
    </w:p>
    <w:p w14:paraId="237364E4" w14:textId="77777777" w:rsidR="00FF7325" w:rsidRDefault="00FF7325" w:rsidP="00FF7325">
      <w:pPr>
        <w:spacing w:after="0"/>
        <w:ind w:left="1980" w:hanging="810"/>
        <w:jc w:val="both"/>
        <w:rPr>
          <w:rFonts w:ascii="Arial" w:eastAsia="Arial" w:hAnsi="Arial" w:cs="Arial"/>
          <w:sz w:val="20"/>
          <w:szCs w:val="20"/>
        </w:rPr>
      </w:pPr>
      <w:r>
        <w:rPr>
          <w:rFonts w:ascii="Arial" w:eastAsia="Arial" w:hAnsi="Arial" w:cs="Arial"/>
          <w:sz w:val="20"/>
          <w:szCs w:val="20"/>
        </w:rPr>
        <w:t>6.1.7.2. If you are going to be late for performance or absent, notify your supervisor and copy hr@consultarein.com as far in advance as is feasible under the circumstances, but before the start of your workday.</w:t>
      </w:r>
    </w:p>
    <w:p w14:paraId="1CF232E8" w14:textId="77777777" w:rsidR="00FF7325" w:rsidRDefault="00FF7325" w:rsidP="00FF7325">
      <w:pPr>
        <w:spacing w:after="0"/>
        <w:ind w:left="1980" w:hanging="810"/>
        <w:jc w:val="both"/>
        <w:rPr>
          <w:rFonts w:ascii="Arial" w:eastAsia="Arial" w:hAnsi="Arial" w:cs="Arial"/>
          <w:sz w:val="20"/>
          <w:szCs w:val="20"/>
        </w:rPr>
      </w:pPr>
      <w:r>
        <w:rPr>
          <w:rFonts w:ascii="Arial" w:eastAsia="Arial" w:hAnsi="Arial" w:cs="Arial"/>
          <w:sz w:val="20"/>
          <w:szCs w:val="20"/>
        </w:rPr>
        <w:t>6.1.7.3. Personal issues requiring time away from your performance, such as doctor’s appointments or other matters, should be scheduled during your non-performing hours if possible.</w:t>
      </w:r>
    </w:p>
    <w:p w14:paraId="1297AAFA" w14:textId="77777777" w:rsidR="00FF7325" w:rsidRDefault="00FF7325" w:rsidP="00FF7325">
      <w:pPr>
        <w:spacing w:after="0"/>
        <w:ind w:left="1890" w:hanging="720"/>
        <w:jc w:val="both"/>
        <w:rPr>
          <w:rFonts w:ascii="Arial" w:eastAsia="Arial" w:hAnsi="Arial" w:cs="Arial"/>
          <w:sz w:val="20"/>
          <w:szCs w:val="20"/>
        </w:rPr>
      </w:pPr>
      <w:r>
        <w:rPr>
          <w:rFonts w:ascii="Arial" w:eastAsia="Arial" w:hAnsi="Arial" w:cs="Arial"/>
          <w:sz w:val="20"/>
          <w:szCs w:val="20"/>
        </w:rPr>
        <w:t>6.1.7.4. If you are absent for three consecutive days without notifying the Company, it is assumed that you have voluntarily abandoned your position with the Company, and you will be removed from the OJT Program.</w:t>
      </w:r>
    </w:p>
    <w:p w14:paraId="5F86F13D" w14:textId="77777777" w:rsidR="00FF7325" w:rsidRDefault="00FF7325" w:rsidP="00FF7325">
      <w:pPr>
        <w:spacing w:after="0"/>
        <w:ind w:left="1180"/>
        <w:jc w:val="both"/>
        <w:rPr>
          <w:rFonts w:ascii="Arial" w:eastAsia="Arial" w:hAnsi="Arial" w:cs="Arial"/>
          <w:sz w:val="20"/>
          <w:szCs w:val="20"/>
        </w:rPr>
      </w:pPr>
      <w:r>
        <w:rPr>
          <w:rFonts w:ascii="Arial" w:eastAsia="Arial" w:hAnsi="Arial" w:cs="Arial"/>
          <w:sz w:val="20"/>
          <w:szCs w:val="20"/>
        </w:rPr>
        <w:t xml:space="preserve">6.1.7.5. </w:t>
      </w:r>
      <w:r>
        <w:rPr>
          <w:rFonts w:ascii="Times New Roman" w:eastAsia="Times New Roman" w:hAnsi="Times New Roman" w:cs="Times New Roman"/>
          <w:sz w:val="14"/>
          <w:szCs w:val="14"/>
        </w:rPr>
        <w:t xml:space="preserve"> </w:t>
      </w:r>
      <w:proofErr w:type="spellStart"/>
      <w:r>
        <w:rPr>
          <w:rFonts w:ascii="Arial" w:eastAsia="Arial" w:hAnsi="Arial" w:cs="Arial"/>
          <w:sz w:val="20"/>
          <w:szCs w:val="20"/>
        </w:rPr>
        <w:t>Consultare</w:t>
      </w:r>
      <w:proofErr w:type="spellEnd"/>
      <w:r>
        <w:rPr>
          <w:rFonts w:ascii="Arial" w:eastAsia="Arial" w:hAnsi="Arial" w:cs="Arial"/>
          <w:sz w:val="20"/>
          <w:szCs w:val="20"/>
        </w:rPr>
        <w:t xml:space="preserve"> Inc. regular performance schedule: </w:t>
      </w:r>
    </w:p>
    <w:p w14:paraId="56E1A8BF" w14:textId="77777777" w:rsidR="00FF7325" w:rsidRDefault="00FF7325" w:rsidP="00FF7325">
      <w:pPr>
        <w:spacing w:after="0"/>
        <w:ind w:left="2970" w:hanging="990"/>
        <w:jc w:val="both"/>
        <w:rPr>
          <w:rFonts w:ascii="Arial" w:eastAsia="Arial" w:hAnsi="Arial" w:cs="Arial"/>
          <w:sz w:val="20"/>
          <w:szCs w:val="20"/>
        </w:rPr>
      </w:pPr>
      <w:r>
        <w:rPr>
          <w:rFonts w:ascii="Arial" w:eastAsia="Arial" w:hAnsi="Arial" w:cs="Arial"/>
          <w:sz w:val="20"/>
          <w:szCs w:val="20"/>
        </w:rPr>
        <w:t>6.1.7.5.1.  Any changes in the schedule are subject to approval by the immediate head.</w:t>
      </w:r>
    </w:p>
    <w:p w14:paraId="2A137D55" w14:textId="77777777" w:rsidR="00FF7325" w:rsidRDefault="00FF7325" w:rsidP="00FF7325"/>
    <w:p w14:paraId="32D473CF" w14:textId="77777777" w:rsidR="00FF7325" w:rsidRDefault="00FF7325" w:rsidP="00791BE6">
      <w:pPr>
        <w:rPr>
          <w:lang w:val="en-PH"/>
        </w:rPr>
      </w:pPr>
    </w:p>
    <w:p w14:paraId="00E7936C" w14:textId="4F0F5626" w:rsidR="00D64DAB" w:rsidRDefault="00D64DAB" w:rsidP="00791BE6">
      <w:pPr>
        <w:rPr>
          <w:lang w:val="en-PH"/>
        </w:rPr>
      </w:pPr>
    </w:p>
    <w:p w14:paraId="1A68C753" w14:textId="40B38016" w:rsidR="00D64DAB" w:rsidRDefault="00D64DAB" w:rsidP="00791BE6">
      <w:pPr>
        <w:rPr>
          <w:lang w:val="en-PH"/>
        </w:rPr>
      </w:pPr>
    </w:p>
    <w:p w14:paraId="4145AA07" w14:textId="2898A6CF" w:rsidR="00D64DAB" w:rsidRDefault="00D64DAB" w:rsidP="00791BE6">
      <w:pPr>
        <w:rPr>
          <w:lang w:val="en-PH"/>
        </w:rPr>
      </w:pPr>
    </w:p>
    <w:p w14:paraId="03442BFE" w14:textId="69586C1D" w:rsidR="00D64DAB" w:rsidRDefault="00D64DAB" w:rsidP="00791BE6">
      <w:pPr>
        <w:rPr>
          <w:lang w:val="en-PH"/>
        </w:rPr>
      </w:pPr>
    </w:p>
    <w:p w14:paraId="00388143" w14:textId="12C3A0F6" w:rsidR="00D64DAB" w:rsidRDefault="00D64DAB" w:rsidP="00791BE6">
      <w:pPr>
        <w:rPr>
          <w:lang w:val="en-PH"/>
        </w:rPr>
      </w:pPr>
    </w:p>
    <w:p w14:paraId="7602CAFE" w14:textId="6432615F" w:rsidR="00D64DAB" w:rsidRDefault="00D64DAB" w:rsidP="00791BE6">
      <w:pPr>
        <w:rPr>
          <w:lang w:val="en-PH"/>
        </w:rPr>
      </w:pPr>
    </w:p>
    <w:p w14:paraId="7BCE6987" w14:textId="38B34F16" w:rsidR="00D64DAB" w:rsidRDefault="00D64DAB" w:rsidP="00791BE6">
      <w:pPr>
        <w:rPr>
          <w:lang w:val="en-PH"/>
        </w:rPr>
      </w:pPr>
    </w:p>
    <w:p w14:paraId="51EDE053" w14:textId="2DC3A81F" w:rsidR="00D64DAB" w:rsidRDefault="00D64DAB" w:rsidP="00791BE6">
      <w:pPr>
        <w:rPr>
          <w:lang w:val="en-PH"/>
        </w:rPr>
      </w:pPr>
    </w:p>
    <w:p w14:paraId="46156A2E" w14:textId="3E97340A" w:rsidR="00D64DAB" w:rsidRDefault="00D64DAB" w:rsidP="00791BE6">
      <w:pPr>
        <w:rPr>
          <w:lang w:val="en-PH"/>
        </w:rPr>
      </w:pPr>
    </w:p>
    <w:p w14:paraId="49B4287E" w14:textId="1F8240D8" w:rsidR="00D64DAB" w:rsidRDefault="00D64DAB" w:rsidP="00791BE6">
      <w:pPr>
        <w:rPr>
          <w:lang w:val="en-PH"/>
        </w:rPr>
      </w:pPr>
    </w:p>
    <w:p w14:paraId="1C425BD7" w14:textId="77777777" w:rsidR="00B616FD" w:rsidRDefault="00B616FD" w:rsidP="00BF478F">
      <w:pPr>
        <w:rPr>
          <w:lang w:val="en-PH"/>
        </w:rPr>
      </w:pPr>
    </w:p>
    <w:p w14:paraId="6369789B" w14:textId="38CA14CF" w:rsidR="00BF478F" w:rsidRPr="00BF478F" w:rsidRDefault="00D64DAB" w:rsidP="00BF478F">
      <w:pPr>
        <w:rPr>
          <w:lang w:val="en-PH"/>
        </w:rPr>
      </w:pPr>
      <w:r>
        <w:rPr>
          <w:rFonts w:ascii="Arial" w:hAnsi="Arial" w:cs="Arial"/>
          <w:noProof/>
          <w:sz w:val="20"/>
          <w:szCs w:val="20"/>
        </w:rPr>
        <w:lastRenderedPageBreak/>
        <mc:AlternateContent>
          <mc:Choice Requires="wps">
            <w:drawing>
              <wp:anchor distT="0" distB="0" distL="114300" distR="114300" simplePos="0" relativeHeight="251670528" behindDoc="0" locked="0" layoutInCell="1" allowOverlap="1" wp14:anchorId="6B49F2AF" wp14:editId="0EF01671">
                <wp:simplePos x="0" y="0"/>
                <wp:positionH relativeFrom="margin">
                  <wp:posOffset>0</wp:posOffset>
                </wp:positionH>
                <wp:positionV relativeFrom="paragraph">
                  <wp:posOffset>158750</wp:posOffset>
                </wp:positionV>
                <wp:extent cx="6179820" cy="304800"/>
                <wp:effectExtent l="0" t="0" r="11430" b="19050"/>
                <wp:wrapNone/>
                <wp:docPr id="26" name="Text Box 26"/>
                <wp:cNvGraphicFramePr/>
                <a:graphic xmlns:a="http://schemas.openxmlformats.org/drawingml/2006/main">
                  <a:graphicData uri="http://schemas.microsoft.com/office/word/2010/wordprocessingShape">
                    <wps:wsp>
                      <wps:cNvSpPr txBox="1"/>
                      <wps:spPr>
                        <a:xfrm>
                          <a:off x="0" y="0"/>
                          <a:ext cx="6179820" cy="304800"/>
                        </a:xfrm>
                        <a:prstGeom prst="rect">
                          <a:avLst/>
                        </a:prstGeom>
                        <a:solidFill>
                          <a:srgbClr val="00B0F0"/>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48729B1" w14:textId="491CEA8A" w:rsidR="00D64DAB" w:rsidRPr="00A63B0E" w:rsidRDefault="00D64DAB" w:rsidP="007535EF">
                            <w:pPr>
                              <w:pStyle w:val="Heading1"/>
                              <w:spacing w:before="100" w:beforeAutospacing="1" w:line="240" w:lineRule="auto"/>
                              <w:jc w:val="center"/>
                              <w:rPr>
                                <w:color w:val="000000" w:themeColor="text1"/>
                              </w:rPr>
                            </w:pPr>
                            <w:bookmarkStart w:id="53" w:name="_Toc125953512"/>
                            <w:r w:rsidRPr="00A63B0E">
                              <w:rPr>
                                <w:rFonts w:ascii="Arial" w:hAnsi="Arial" w:cs="Arial"/>
                                <w:b/>
                                <w:bCs/>
                                <w:color w:val="000000" w:themeColor="text1"/>
                                <w:sz w:val="24"/>
                                <w:szCs w:val="24"/>
                              </w:rPr>
                              <w:t xml:space="preserve">PART </w:t>
                            </w:r>
                            <w:r>
                              <w:rPr>
                                <w:rFonts w:ascii="Arial" w:hAnsi="Arial" w:cs="Arial"/>
                                <w:b/>
                                <w:bCs/>
                                <w:color w:val="000000" w:themeColor="text1"/>
                                <w:sz w:val="24"/>
                                <w:szCs w:val="24"/>
                              </w:rPr>
                              <w:t>7</w:t>
                            </w:r>
                            <w:r w:rsidRPr="00A63B0E">
                              <w:rPr>
                                <w:rFonts w:ascii="Arial" w:hAnsi="Arial" w:cs="Arial"/>
                                <w:b/>
                                <w:bCs/>
                                <w:color w:val="000000" w:themeColor="text1"/>
                                <w:sz w:val="24"/>
                                <w:szCs w:val="24"/>
                              </w:rPr>
                              <w:t xml:space="preserve">: </w:t>
                            </w:r>
                            <w:r w:rsidR="002531E3">
                              <w:rPr>
                                <w:rFonts w:ascii="Arial" w:hAnsi="Arial" w:cs="Arial"/>
                                <w:b/>
                                <w:bCs/>
                                <w:color w:val="000000" w:themeColor="text1"/>
                                <w:sz w:val="24"/>
                                <w:szCs w:val="24"/>
                              </w:rPr>
                              <w:t>Notice to Explain</w:t>
                            </w:r>
                            <w:bookmarkEnd w:id="53"/>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49F2AF" id="Text Box 26" o:spid="_x0000_s1032" type="#_x0000_t202" style="position:absolute;margin-left:0;margin-top:12.5pt;width:486.6pt;height:24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" fillcolor="#00b0f0" strokeweight=".5pt">
                <v:textbox>
                  <w:txbxContent>
                    <w:p w14:paraId="348729B1" w14:textId="491CEA8A" w:rsidR="00D64DAB" w:rsidRPr="00A63B0E" w:rsidRDefault="00D64DAB" w:rsidP="007535EF">
                      <w:pPr>
                        <w:pStyle w:val="Heading1"/>
                        <w:spacing w:before="100" w:beforeAutospacing="1" w:line="240" w:lineRule="auto"/>
                        <w:jc w:val="center"/>
                        <w:rPr>
                          <w:color w:val="000000" w:themeColor="text1"/>
                        </w:rPr>
                      </w:pPr>
                      <w:bookmarkStart w:id="54" w:name="_Toc125953512"/>
                      <w:r w:rsidRPr="00A63B0E">
                        <w:rPr>
                          <w:rFonts w:ascii="Arial" w:hAnsi="Arial" w:cs="Arial"/>
                          <w:b/>
                          <w:bCs/>
                          <w:color w:val="000000" w:themeColor="text1"/>
                          <w:sz w:val="24"/>
                          <w:szCs w:val="24"/>
                        </w:rPr>
                        <w:t xml:space="preserve">PART </w:t>
                      </w:r>
                      <w:r>
                        <w:rPr>
                          <w:rFonts w:ascii="Arial" w:hAnsi="Arial" w:cs="Arial"/>
                          <w:b/>
                          <w:bCs/>
                          <w:color w:val="000000" w:themeColor="text1"/>
                          <w:sz w:val="24"/>
                          <w:szCs w:val="24"/>
                        </w:rPr>
                        <w:t>7</w:t>
                      </w:r>
                      <w:r w:rsidRPr="00A63B0E">
                        <w:rPr>
                          <w:rFonts w:ascii="Arial" w:hAnsi="Arial" w:cs="Arial"/>
                          <w:b/>
                          <w:bCs/>
                          <w:color w:val="000000" w:themeColor="text1"/>
                          <w:sz w:val="24"/>
                          <w:szCs w:val="24"/>
                        </w:rPr>
                        <w:t xml:space="preserve">: </w:t>
                      </w:r>
                      <w:r w:rsidR="002531E3">
                        <w:rPr>
                          <w:rFonts w:ascii="Arial" w:hAnsi="Arial" w:cs="Arial"/>
                          <w:b/>
                          <w:bCs/>
                          <w:color w:val="000000" w:themeColor="text1"/>
                          <w:sz w:val="24"/>
                          <w:szCs w:val="24"/>
                        </w:rPr>
                        <w:t>Notice to Explain</w:t>
                      </w:r>
                      <w:bookmarkEnd w:id="54"/>
                    </w:p>
                  </w:txbxContent>
                </v:textbox>
                <w10:wrap anchorx="margin"/>
              </v:shape>
            </w:pict>
          </mc:Fallback>
        </mc:AlternateContent>
      </w:r>
    </w:p>
    <w:p w14:paraId="45082F7B" w14:textId="77777777" w:rsidR="00B616FD" w:rsidRDefault="00B616FD" w:rsidP="007535EF">
      <w:pPr>
        <w:pStyle w:val="Heading1"/>
        <w:rPr>
          <w:rFonts w:ascii="Arial" w:hAnsi="Arial" w:cs="Arial"/>
          <w:color w:val="auto"/>
          <w:sz w:val="22"/>
          <w:szCs w:val="22"/>
          <w:lang w:val="en-PH"/>
        </w:rPr>
      </w:pPr>
    </w:p>
    <w:p w14:paraId="1C92C1C4" w14:textId="2CDA1299" w:rsidR="007535EF" w:rsidRDefault="007535EF" w:rsidP="007535EF">
      <w:pPr>
        <w:pStyle w:val="Heading1"/>
        <w:rPr>
          <w:rFonts w:ascii="Arial" w:hAnsi="Arial" w:cs="Arial"/>
          <w:color w:val="auto"/>
          <w:sz w:val="22"/>
          <w:szCs w:val="22"/>
          <w:lang w:val="en-PH"/>
        </w:rPr>
      </w:pPr>
      <w:r w:rsidRPr="007535EF">
        <w:rPr>
          <w:rFonts w:ascii="Arial" w:hAnsi="Arial" w:cs="Arial"/>
          <w:color w:val="auto"/>
          <w:sz w:val="22"/>
          <w:szCs w:val="22"/>
          <w:lang w:val="en-PH"/>
        </w:rPr>
        <w:t>7.1 Definition of Terms:</w:t>
      </w:r>
    </w:p>
    <w:p w14:paraId="4B20C5B3" w14:textId="77777777" w:rsidR="001951B3" w:rsidRPr="001951B3" w:rsidRDefault="001951B3" w:rsidP="001951B3">
      <w:pPr>
        <w:pStyle w:val="NoSpacing"/>
      </w:pPr>
    </w:p>
    <w:p w14:paraId="2E568A32" w14:textId="50785118" w:rsidR="007535EF" w:rsidRDefault="007535EF" w:rsidP="001951B3">
      <w:pPr>
        <w:ind w:left="1701" w:hanging="992"/>
        <w:rPr>
          <w:rFonts w:ascii="Arial" w:hAnsi="Arial" w:cs="Arial"/>
          <w:sz w:val="20"/>
          <w:szCs w:val="20"/>
          <w:lang w:val="en-PH"/>
        </w:rPr>
      </w:pPr>
      <w:r>
        <w:rPr>
          <w:rFonts w:ascii="Arial" w:hAnsi="Arial" w:cs="Arial"/>
          <w:sz w:val="20"/>
          <w:szCs w:val="20"/>
          <w:lang w:val="en-PH"/>
        </w:rPr>
        <w:t xml:space="preserve">7.1.1 NTE – Notice to Explain is a document issued to any Virtual Assistance who violated the company policy, rules and </w:t>
      </w:r>
      <w:r w:rsidR="001951B3">
        <w:rPr>
          <w:rFonts w:ascii="Arial" w:hAnsi="Arial" w:cs="Arial"/>
          <w:sz w:val="20"/>
          <w:szCs w:val="20"/>
          <w:lang w:val="en-PH"/>
        </w:rPr>
        <w:t>procedures.</w:t>
      </w:r>
    </w:p>
    <w:p w14:paraId="05D0585D" w14:textId="44834406" w:rsidR="001951B3" w:rsidRDefault="001951B3" w:rsidP="001951B3">
      <w:pPr>
        <w:ind w:left="1701" w:hanging="973"/>
        <w:rPr>
          <w:rFonts w:ascii="Arial" w:hAnsi="Arial" w:cs="Arial"/>
          <w:sz w:val="20"/>
          <w:szCs w:val="20"/>
          <w:lang w:val="en-PH"/>
        </w:rPr>
      </w:pPr>
      <w:r>
        <w:rPr>
          <w:rFonts w:ascii="Arial" w:hAnsi="Arial" w:cs="Arial"/>
          <w:sz w:val="20"/>
          <w:szCs w:val="20"/>
          <w:lang w:val="en-PH"/>
        </w:rPr>
        <w:t>7.1.2 Incident Report – a document issued reporting the events, documenting the facts related to the incident in the workplace.</w:t>
      </w:r>
    </w:p>
    <w:p w14:paraId="7AD57C8F" w14:textId="40A624B2" w:rsidR="001951B3" w:rsidRDefault="001951B3" w:rsidP="001951B3">
      <w:pPr>
        <w:rPr>
          <w:rFonts w:ascii="Arial" w:hAnsi="Arial" w:cs="Arial"/>
          <w:sz w:val="20"/>
          <w:szCs w:val="20"/>
          <w:lang w:val="en-PH"/>
        </w:rPr>
      </w:pPr>
      <w:r>
        <w:rPr>
          <w:rFonts w:ascii="Arial" w:hAnsi="Arial" w:cs="Arial"/>
          <w:sz w:val="20"/>
          <w:szCs w:val="20"/>
          <w:lang w:val="en-PH"/>
        </w:rPr>
        <w:t>7.2 Issuance of NTE</w:t>
      </w:r>
    </w:p>
    <w:p w14:paraId="40DA9EEA" w14:textId="0E930CA6" w:rsidR="001951B3" w:rsidRDefault="001951B3" w:rsidP="001951B3">
      <w:pPr>
        <w:ind w:left="709"/>
        <w:rPr>
          <w:rFonts w:ascii="Arial" w:hAnsi="Arial" w:cs="Arial"/>
          <w:sz w:val="20"/>
          <w:szCs w:val="20"/>
          <w:lang w:val="en-PH"/>
        </w:rPr>
      </w:pPr>
      <w:r>
        <w:rPr>
          <w:rFonts w:ascii="Arial" w:hAnsi="Arial" w:cs="Arial"/>
          <w:sz w:val="20"/>
          <w:szCs w:val="20"/>
          <w:lang w:val="en-PH"/>
        </w:rPr>
        <w:t xml:space="preserve">7.2.1 A incident who violated </w:t>
      </w:r>
      <w:r w:rsidR="001D322D">
        <w:rPr>
          <w:rFonts w:ascii="Arial" w:hAnsi="Arial" w:cs="Arial"/>
          <w:sz w:val="20"/>
          <w:szCs w:val="20"/>
          <w:lang w:val="en-PH"/>
        </w:rPr>
        <w:t>the company policy rules and procedures</w:t>
      </w:r>
      <w:r>
        <w:rPr>
          <w:rFonts w:ascii="Arial" w:hAnsi="Arial" w:cs="Arial"/>
          <w:sz w:val="20"/>
          <w:szCs w:val="20"/>
          <w:lang w:val="en-PH"/>
        </w:rPr>
        <w:t xml:space="preserve">. </w:t>
      </w:r>
    </w:p>
    <w:tbl>
      <w:tblPr>
        <w:tblW w:w="9699" w:type="dxa"/>
        <w:tblInd w:w="134" w:type="dxa"/>
        <w:tblCellMar>
          <w:left w:w="0" w:type="dxa"/>
          <w:right w:w="0" w:type="dxa"/>
        </w:tblCellMar>
        <w:tblLook w:val="04A0" w:firstRow="1" w:lastRow="0" w:firstColumn="1" w:lastColumn="0" w:noHBand="0" w:noVBand="1"/>
      </w:tblPr>
      <w:tblGrid>
        <w:gridCol w:w="3974"/>
        <w:gridCol w:w="1126"/>
        <w:gridCol w:w="1182"/>
        <w:gridCol w:w="1145"/>
        <w:gridCol w:w="1136"/>
        <w:gridCol w:w="1136"/>
      </w:tblGrid>
      <w:tr w:rsidR="001951B3" w:rsidRPr="00C6572D" w14:paraId="2265450E" w14:textId="77777777" w:rsidTr="00F27C1D">
        <w:trPr>
          <w:trHeight w:val="315"/>
        </w:trPr>
        <w:tc>
          <w:tcPr>
            <w:tcW w:w="3974"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DF50F69" w14:textId="77777777" w:rsidR="001951B3" w:rsidRPr="00C6572D" w:rsidRDefault="001951B3" w:rsidP="000F7CE0">
            <w:pPr>
              <w:spacing w:after="0" w:line="240" w:lineRule="auto"/>
              <w:rPr>
                <w:rFonts w:ascii="Times New Roman" w:eastAsia="Times New Roman" w:hAnsi="Times New Roman" w:cs="Times New Roman"/>
                <w:sz w:val="24"/>
                <w:szCs w:val="24"/>
                <w:lang w:val="en-PH" w:eastAsia="en-PH"/>
              </w:rPr>
            </w:pP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D5D053D" w14:textId="77777777" w:rsidR="001951B3" w:rsidRPr="00C6572D" w:rsidRDefault="001951B3" w:rsidP="000F7CE0">
            <w:pPr>
              <w:spacing w:after="0" w:line="240" w:lineRule="auto"/>
              <w:rPr>
                <w:rFonts w:ascii="Arial" w:eastAsia="Times New Roman" w:hAnsi="Arial" w:cs="Arial"/>
                <w:b/>
                <w:bCs/>
                <w:sz w:val="20"/>
                <w:szCs w:val="20"/>
                <w:lang w:val="en-PH" w:eastAsia="en-PH"/>
              </w:rPr>
            </w:pPr>
            <w:r w:rsidRPr="00C6572D">
              <w:rPr>
                <w:rFonts w:ascii="Arial" w:eastAsia="Times New Roman" w:hAnsi="Arial" w:cs="Arial"/>
                <w:b/>
                <w:bCs/>
                <w:sz w:val="20"/>
                <w:szCs w:val="20"/>
                <w:lang w:val="en-PH" w:eastAsia="en-PH"/>
              </w:rPr>
              <w:t>1st Offence</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49EC3AF" w14:textId="77777777" w:rsidR="001951B3" w:rsidRPr="00C6572D" w:rsidRDefault="001951B3" w:rsidP="000F7CE0">
            <w:pPr>
              <w:spacing w:after="0" w:line="240" w:lineRule="auto"/>
              <w:rPr>
                <w:rFonts w:ascii="Arial" w:eastAsia="Times New Roman" w:hAnsi="Arial" w:cs="Arial"/>
                <w:b/>
                <w:bCs/>
                <w:sz w:val="20"/>
                <w:szCs w:val="20"/>
                <w:lang w:val="en-PH" w:eastAsia="en-PH"/>
              </w:rPr>
            </w:pPr>
            <w:r w:rsidRPr="00C6572D">
              <w:rPr>
                <w:rFonts w:ascii="Arial" w:eastAsia="Times New Roman" w:hAnsi="Arial" w:cs="Arial"/>
                <w:b/>
                <w:bCs/>
                <w:sz w:val="20"/>
                <w:szCs w:val="20"/>
                <w:lang w:val="en-PH" w:eastAsia="en-PH"/>
              </w:rPr>
              <w:t>2nd Offence</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9C5F833" w14:textId="77777777" w:rsidR="001951B3" w:rsidRPr="00C6572D" w:rsidRDefault="001951B3" w:rsidP="000F7CE0">
            <w:pPr>
              <w:spacing w:after="0" w:line="240" w:lineRule="auto"/>
              <w:rPr>
                <w:rFonts w:ascii="Arial" w:eastAsia="Times New Roman" w:hAnsi="Arial" w:cs="Arial"/>
                <w:b/>
                <w:bCs/>
                <w:sz w:val="20"/>
                <w:szCs w:val="20"/>
                <w:lang w:val="en-PH" w:eastAsia="en-PH"/>
              </w:rPr>
            </w:pPr>
            <w:r w:rsidRPr="00C6572D">
              <w:rPr>
                <w:rFonts w:ascii="Arial" w:eastAsia="Times New Roman" w:hAnsi="Arial" w:cs="Arial"/>
                <w:b/>
                <w:bCs/>
                <w:sz w:val="20"/>
                <w:szCs w:val="20"/>
                <w:lang w:val="en-PH" w:eastAsia="en-PH"/>
              </w:rPr>
              <w:t>3rd Offence</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ACF9E61" w14:textId="77777777" w:rsidR="001951B3" w:rsidRPr="00C6572D" w:rsidRDefault="001951B3" w:rsidP="000F7CE0">
            <w:pPr>
              <w:spacing w:after="0" w:line="240" w:lineRule="auto"/>
              <w:rPr>
                <w:rFonts w:ascii="Arial" w:eastAsia="Times New Roman" w:hAnsi="Arial" w:cs="Arial"/>
                <w:b/>
                <w:bCs/>
                <w:sz w:val="20"/>
                <w:szCs w:val="20"/>
                <w:lang w:val="en-PH" w:eastAsia="en-PH"/>
              </w:rPr>
            </w:pPr>
            <w:r w:rsidRPr="00C6572D">
              <w:rPr>
                <w:rFonts w:ascii="Arial" w:eastAsia="Times New Roman" w:hAnsi="Arial" w:cs="Arial"/>
                <w:b/>
                <w:bCs/>
                <w:sz w:val="20"/>
                <w:szCs w:val="20"/>
                <w:lang w:val="en-PH" w:eastAsia="en-PH"/>
              </w:rPr>
              <w:t>4th Offence</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9FBF7FC" w14:textId="77777777" w:rsidR="001951B3" w:rsidRPr="00C6572D" w:rsidRDefault="001951B3" w:rsidP="000F7CE0">
            <w:pPr>
              <w:spacing w:after="0" w:line="240" w:lineRule="auto"/>
              <w:rPr>
                <w:rFonts w:ascii="Arial" w:eastAsia="Times New Roman" w:hAnsi="Arial" w:cs="Arial"/>
                <w:b/>
                <w:bCs/>
                <w:sz w:val="20"/>
                <w:szCs w:val="20"/>
                <w:lang w:val="en-PH" w:eastAsia="en-PH"/>
              </w:rPr>
            </w:pPr>
            <w:r w:rsidRPr="00C6572D">
              <w:rPr>
                <w:rFonts w:ascii="Arial" w:eastAsia="Times New Roman" w:hAnsi="Arial" w:cs="Arial"/>
                <w:b/>
                <w:bCs/>
                <w:sz w:val="20"/>
                <w:szCs w:val="20"/>
                <w:lang w:val="en-PH" w:eastAsia="en-PH"/>
              </w:rPr>
              <w:t>5th Offence</w:t>
            </w:r>
          </w:p>
        </w:tc>
      </w:tr>
      <w:tr w:rsidR="001951B3" w:rsidRPr="00C6572D" w14:paraId="593AB45D" w14:textId="77777777" w:rsidTr="00F27C1D">
        <w:trPr>
          <w:trHeight w:val="315"/>
        </w:trPr>
        <w:tc>
          <w:tcPr>
            <w:tcW w:w="397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2170101" w14:textId="7C43DA2E" w:rsidR="001951B3" w:rsidRPr="00C6572D" w:rsidRDefault="001951B3" w:rsidP="000F7CE0">
            <w:pPr>
              <w:spacing w:after="0" w:line="240" w:lineRule="auto"/>
              <w:rPr>
                <w:rFonts w:ascii="Arial" w:eastAsia="Times New Roman" w:hAnsi="Arial" w:cs="Arial"/>
                <w:sz w:val="20"/>
                <w:szCs w:val="20"/>
                <w:lang w:val="en-PH" w:eastAsia="en-PH"/>
              </w:rPr>
            </w:pPr>
            <w:r>
              <w:rPr>
                <w:rFonts w:ascii="Arial" w:eastAsia="Times New Roman" w:hAnsi="Arial" w:cs="Arial"/>
                <w:sz w:val="20"/>
                <w:szCs w:val="20"/>
                <w:lang w:val="en-PH" w:eastAsia="en-PH"/>
              </w:rPr>
              <w:t>Verbal Warning from Immediate Head</w:t>
            </w:r>
          </w:p>
        </w:tc>
        <w:tc>
          <w:tcPr>
            <w:tcW w:w="0" w:type="auto"/>
            <w:tcBorders>
              <w:top w:val="single" w:sz="6" w:space="0" w:color="CCCCCC"/>
              <w:left w:val="single" w:sz="6" w:space="0" w:color="CCCCCC"/>
              <w:bottom w:val="single" w:sz="6" w:space="0" w:color="000000"/>
              <w:right w:val="single" w:sz="6" w:space="0" w:color="000000"/>
            </w:tcBorders>
            <w:shd w:val="clear" w:color="auto" w:fill="4A86E8"/>
            <w:tcMar>
              <w:top w:w="30" w:type="dxa"/>
              <w:left w:w="45" w:type="dxa"/>
              <w:bottom w:w="30" w:type="dxa"/>
              <w:right w:w="45" w:type="dxa"/>
            </w:tcMar>
            <w:vAlign w:val="bottom"/>
            <w:hideMark/>
          </w:tcPr>
          <w:p w14:paraId="678E51D0" w14:textId="77777777" w:rsidR="001951B3" w:rsidRPr="00C6572D" w:rsidRDefault="001951B3" w:rsidP="000F7CE0">
            <w:pPr>
              <w:spacing w:after="0" w:line="240" w:lineRule="auto"/>
              <w:rPr>
                <w:rFonts w:ascii="Arial" w:eastAsia="Times New Roman" w:hAnsi="Arial" w:cs="Arial"/>
                <w:sz w:val="20"/>
                <w:szCs w:val="20"/>
                <w:lang w:val="en-PH" w:eastAsia="en-PH"/>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9E57938" w14:textId="77777777" w:rsidR="001951B3" w:rsidRPr="00C6572D" w:rsidRDefault="001951B3" w:rsidP="000F7CE0">
            <w:pPr>
              <w:spacing w:after="0" w:line="240" w:lineRule="auto"/>
              <w:rPr>
                <w:rFonts w:ascii="Times New Roman" w:eastAsia="Times New Roman" w:hAnsi="Times New Roman" w:cs="Times New Roman"/>
                <w:sz w:val="20"/>
                <w:szCs w:val="20"/>
                <w:lang w:val="en-PH" w:eastAsia="en-PH"/>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3683F52" w14:textId="77777777" w:rsidR="001951B3" w:rsidRPr="00C6572D" w:rsidRDefault="001951B3" w:rsidP="000F7CE0">
            <w:pPr>
              <w:spacing w:after="0" w:line="240" w:lineRule="auto"/>
              <w:rPr>
                <w:rFonts w:ascii="Times New Roman" w:eastAsia="Times New Roman" w:hAnsi="Times New Roman" w:cs="Times New Roman"/>
                <w:sz w:val="20"/>
                <w:szCs w:val="20"/>
                <w:lang w:val="en-PH" w:eastAsia="en-PH"/>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1520ECB" w14:textId="77777777" w:rsidR="001951B3" w:rsidRPr="00C6572D" w:rsidRDefault="001951B3" w:rsidP="000F7CE0">
            <w:pPr>
              <w:spacing w:after="0" w:line="240" w:lineRule="auto"/>
              <w:rPr>
                <w:rFonts w:ascii="Times New Roman" w:eastAsia="Times New Roman" w:hAnsi="Times New Roman" w:cs="Times New Roman"/>
                <w:sz w:val="20"/>
                <w:szCs w:val="20"/>
                <w:lang w:val="en-PH" w:eastAsia="en-PH"/>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40E7211" w14:textId="77777777" w:rsidR="001951B3" w:rsidRPr="00C6572D" w:rsidRDefault="001951B3" w:rsidP="000F7CE0">
            <w:pPr>
              <w:spacing w:after="0" w:line="240" w:lineRule="auto"/>
              <w:rPr>
                <w:rFonts w:ascii="Times New Roman" w:eastAsia="Times New Roman" w:hAnsi="Times New Roman" w:cs="Times New Roman"/>
                <w:sz w:val="20"/>
                <w:szCs w:val="20"/>
                <w:lang w:val="en-PH" w:eastAsia="en-PH"/>
              </w:rPr>
            </w:pPr>
          </w:p>
        </w:tc>
      </w:tr>
      <w:tr w:rsidR="001951B3" w:rsidRPr="00C6572D" w14:paraId="465F18FB" w14:textId="77777777" w:rsidTr="00F27C1D">
        <w:trPr>
          <w:trHeight w:val="315"/>
        </w:trPr>
        <w:tc>
          <w:tcPr>
            <w:tcW w:w="397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C264AD9" w14:textId="2CFED988" w:rsidR="001951B3" w:rsidRPr="00C6572D" w:rsidRDefault="001951B3" w:rsidP="000F7CE0">
            <w:pPr>
              <w:spacing w:after="0" w:line="240" w:lineRule="auto"/>
              <w:rPr>
                <w:rFonts w:ascii="Arial" w:eastAsia="Times New Roman" w:hAnsi="Arial" w:cs="Arial"/>
                <w:sz w:val="20"/>
                <w:szCs w:val="20"/>
                <w:lang w:val="en-PH" w:eastAsia="en-PH"/>
              </w:rPr>
            </w:pPr>
            <w:r>
              <w:rPr>
                <w:rFonts w:ascii="Arial" w:eastAsia="Times New Roman" w:hAnsi="Arial" w:cs="Arial"/>
                <w:sz w:val="20"/>
                <w:szCs w:val="20"/>
                <w:lang w:val="en-PH" w:eastAsia="en-PH"/>
              </w:rPr>
              <w:t>Verbal Warning from HR personnel</w:t>
            </w:r>
          </w:p>
        </w:tc>
        <w:tc>
          <w:tcPr>
            <w:tcW w:w="0" w:type="auto"/>
            <w:tcBorders>
              <w:top w:val="single" w:sz="6" w:space="0" w:color="CCCCCC"/>
              <w:left w:val="single" w:sz="6" w:space="0" w:color="CCCCCC"/>
              <w:bottom w:val="single" w:sz="6" w:space="0" w:color="000000"/>
              <w:right w:val="single" w:sz="6" w:space="0" w:color="000000"/>
            </w:tcBorders>
            <w:shd w:val="clear" w:color="auto" w:fill="4A86E8"/>
            <w:tcMar>
              <w:top w:w="30" w:type="dxa"/>
              <w:left w:w="45" w:type="dxa"/>
              <w:bottom w:w="30" w:type="dxa"/>
              <w:right w:w="45" w:type="dxa"/>
            </w:tcMar>
            <w:vAlign w:val="bottom"/>
            <w:hideMark/>
          </w:tcPr>
          <w:p w14:paraId="2412325D" w14:textId="77777777" w:rsidR="001951B3" w:rsidRPr="00C6572D" w:rsidRDefault="001951B3" w:rsidP="000F7CE0">
            <w:pPr>
              <w:spacing w:after="0" w:line="240" w:lineRule="auto"/>
              <w:rPr>
                <w:rFonts w:ascii="Arial" w:eastAsia="Times New Roman" w:hAnsi="Arial" w:cs="Arial"/>
                <w:sz w:val="20"/>
                <w:szCs w:val="20"/>
                <w:lang w:val="en-PH" w:eastAsia="en-PH"/>
              </w:rPr>
            </w:pPr>
          </w:p>
        </w:tc>
        <w:tc>
          <w:tcPr>
            <w:tcW w:w="0" w:type="auto"/>
            <w:tcBorders>
              <w:top w:val="single" w:sz="6" w:space="0" w:color="CCCCCC"/>
              <w:left w:val="single" w:sz="6" w:space="0" w:color="CCCCCC"/>
              <w:bottom w:val="single" w:sz="6" w:space="0" w:color="000000"/>
              <w:right w:val="single" w:sz="6" w:space="0" w:color="000000"/>
            </w:tcBorders>
            <w:shd w:val="clear" w:color="auto" w:fill="4A86E8"/>
            <w:tcMar>
              <w:top w:w="30" w:type="dxa"/>
              <w:left w:w="45" w:type="dxa"/>
              <w:bottom w:w="30" w:type="dxa"/>
              <w:right w:w="45" w:type="dxa"/>
            </w:tcMar>
            <w:vAlign w:val="bottom"/>
            <w:hideMark/>
          </w:tcPr>
          <w:p w14:paraId="6922D0DB" w14:textId="77777777" w:rsidR="001951B3" w:rsidRPr="00C6572D" w:rsidRDefault="001951B3" w:rsidP="000F7CE0">
            <w:pPr>
              <w:spacing w:after="0" w:line="240" w:lineRule="auto"/>
              <w:rPr>
                <w:rFonts w:ascii="Times New Roman" w:eastAsia="Times New Roman" w:hAnsi="Times New Roman" w:cs="Times New Roman"/>
                <w:sz w:val="20"/>
                <w:szCs w:val="20"/>
                <w:lang w:val="en-PH" w:eastAsia="en-PH"/>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7B34ECD" w14:textId="77777777" w:rsidR="001951B3" w:rsidRPr="00C6572D" w:rsidRDefault="001951B3" w:rsidP="000F7CE0">
            <w:pPr>
              <w:spacing w:after="0" w:line="240" w:lineRule="auto"/>
              <w:rPr>
                <w:rFonts w:ascii="Times New Roman" w:eastAsia="Times New Roman" w:hAnsi="Times New Roman" w:cs="Times New Roman"/>
                <w:sz w:val="20"/>
                <w:szCs w:val="20"/>
                <w:lang w:val="en-PH" w:eastAsia="en-PH"/>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4E3083B" w14:textId="77777777" w:rsidR="001951B3" w:rsidRPr="00C6572D" w:rsidRDefault="001951B3" w:rsidP="000F7CE0">
            <w:pPr>
              <w:spacing w:after="0" w:line="240" w:lineRule="auto"/>
              <w:rPr>
                <w:rFonts w:ascii="Times New Roman" w:eastAsia="Times New Roman" w:hAnsi="Times New Roman" w:cs="Times New Roman"/>
                <w:sz w:val="20"/>
                <w:szCs w:val="20"/>
                <w:lang w:val="en-PH" w:eastAsia="en-PH"/>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4BF9FB8" w14:textId="77777777" w:rsidR="001951B3" w:rsidRPr="00C6572D" w:rsidRDefault="001951B3" w:rsidP="000F7CE0">
            <w:pPr>
              <w:spacing w:after="0" w:line="240" w:lineRule="auto"/>
              <w:rPr>
                <w:rFonts w:ascii="Times New Roman" w:eastAsia="Times New Roman" w:hAnsi="Times New Roman" w:cs="Times New Roman"/>
                <w:sz w:val="20"/>
                <w:szCs w:val="20"/>
                <w:lang w:val="en-PH" w:eastAsia="en-PH"/>
              </w:rPr>
            </w:pPr>
          </w:p>
        </w:tc>
      </w:tr>
      <w:tr w:rsidR="001951B3" w:rsidRPr="00C6572D" w14:paraId="06686C11" w14:textId="77777777" w:rsidTr="00F27C1D">
        <w:trPr>
          <w:trHeight w:val="315"/>
        </w:trPr>
        <w:tc>
          <w:tcPr>
            <w:tcW w:w="3974" w:type="dxa"/>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bottom"/>
            <w:hideMark/>
          </w:tcPr>
          <w:p w14:paraId="494E256E" w14:textId="73690291" w:rsidR="001951B3" w:rsidRPr="00C6572D" w:rsidRDefault="001951B3" w:rsidP="000F7CE0">
            <w:pPr>
              <w:spacing w:after="0" w:line="240" w:lineRule="auto"/>
              <w:rPr>
                <w:rFonts w:ascii="Arial" w:eastAsia="Times New Roman" w:hAnsi="Arial" w:cs="Arial"/>
                <w:sz w:val="20"/>
                <w:szCs w:val="20"/>
                <w:lang w:val="en-PH" w:eastAsia="en-PH"/>
              </w:rPr>
            </w:pPr>
            <w:r>
              <w:rPr>
                <w:rFonts w:ascii="Arial" w:eastAsia="Times New Roman" w:hAnsi="Arial" w:cs="Arial"/>
                <w:sz w:val="20"/>
                <w:szCs w:val="20"/>
                <w:lang w:val="en-PH" w:eastAsia="en-PH"/>
              </w:rPr>
              <w:t>Written Warning with IR – NTE 1</w:t>
            </w:r>
          </w:p>
        </w:tc>
        <w:tc>
          <w:tcPr>
            <w:tcW w:w="0" w:type="auto"/>
            <w:tcBorders>
              <w:top w:val="single" w:sz="6" w:space="0" w:color="CCCCCC"/>
              <w:left w:val="single" w:sz="6" w:space="0" w:color="CCCCCC"/>
              <w:bottom w:val="single" w:sz="6" w:space="0" w:color="CCCCCC"/>
              <w:right w:val="single" w:sz="6" w:space="0" w:color="000000"/>
            </w:tcBorders>
            <w:shd w:val="clear" w:color="auto" w:fill="4A86E8"/>
            <w:tcMar>
              <w:top w:w="30" w:type="dxa"/>
              <w:left w:w="45" w:type="dxa"/>
              <w:bottom w:w="30" w:type="dxa"/>
              <w:right w:w="45" w:type="dxa"/>
            </w:tcMar>
            <w:vAlign w:val="bottom"/>
            <w:hideMark/>
          </w:tcPr>
          <w:p w14:paraId="55FEDB67" w14:textId="77777777" w:rsidR="001951B3" w:rsidRPr="00C6572D" w:rsidRDefault="001951B3" w:rsidP="000F7CE0">
            <w:pPr>
              <w:spacing w:after="0" w:line="240" w:lineRule="auto"/>
              <w:rPr>
                <w:rFonts w:ascii="Arial" w:eastAsia="Times New Roman" w:hAnsi="Arial" w:cs="Arial"/>
                <w:sz w:val="20"/>
                <w:szCs w:val="20"/>
                <w:lang w:val="en-PH" w:eastAsia="en-PH"/>
              </w:rPr>
            </w:pPr>
          </w:p>
        </w:tc>
        <w:tc>
          <w:tcPr>
            <w:tcW w:w="0" w:type="auto"/>
            <w:tcBorders>
              <w:top w:val="single" w:sz="6" w:space="0" w:color="CCCCCC"/>
              <w:left w:val="single" w:sz="6" w:space="0" w:color="CCCCCC"/>
              <w:bottom w:val="single" w:sz="6" w:space="0" w:color="CCCCCC"/>
              <w:right w:val="single" w:sz="6" w:space="0" w:color="000000"/>
            </w:tcBorders>
            <w:shd w:val="clear" w:color="auto" w:fill="4A86E8"/>
            <w:tcMar>
              <w:top w:w="30" w:type="dxa"/>
              <w:left w:w="45" w:type="dxa"/>
              <w:bottom w:w="30" w:type="dxa"/>
              <w:right w:w="45" w:type="dxa"/>
            </w:tcMar>
            <w:vAlign w:val="bottom"/>
            <w:hideMark/>
          </w:tcPr>
          <w:p w14:paraId="2D33F495" w14:textId="77777777" w:rsidR="001951B3" w:rsidRPr="00C6572D" w:rsidRDefault="001951B3" w:rsidP="000F7CE0">
            <w:pPr>
              <w:spacing w:after="0" w:line="240" w:lineRule="auto"/>
              <w:rPr>
                <w:rFonts w:ascii="Times New Roman" w:eastAsia="Times New Roman" w:hAnsi="Times New Roman" w:cs="Times New Roman"/>
                <w:sz w:val="20"/>
                <w:szCs w:val="20"/>
                <w:lang w:val="en-PH" w:eastAsia="en-PH"/>
              </w:rPr>
            </w:pPr>
          </w:p>
        </w:tc>
        <w:tc>
          <w:tcPr>
            <w:tcW w:w="0" w:type="auto"/>
            <w:tcBorders>
              <w:top w:val="single" w:sz="6" w:space="0" w:color="CCCCCC"/>
              <w:left w:val="single" w:sz="6" w:space="0" w:color="CCCCCC"/>
              <w:bottom w:val="single" w:sz="6" w:space="0" w:color="CCCCCC"/>
              <w:right w:val="single" w:sz="6" w:space="0" w:color="000000"/>
            </w:tcBorders>
            <w:shd w:val="clear" w:color="auto" w:fill="4A86E8"/>
            <w:tcMar>
              <w:top w:w="30" w:type="dxa"/>
              <w:left w:w="45" w:type="dxa"/>
              <w:bottom w:w="30" w:type="dxa"/>
              <w:right w:w="45" w:type="dxa"/>
            </w:tcMar>
            <w:vAlign w:val="bottom"/>
            <w:hideMark/>
          </w:tcPr>
          <w:p w14:paraId="3D3ABCC4" w14:textId="77777777" w:rsidR="001951B3" w:rsidRPr="00C6572D" w:rsidRDefault="001951B3" w:rsidP="000F7CE0">
            <w:pPr>
              <w:spacing w:after="0" w:line="240" w:lineRule="auto"/>
              <w:rPr>
                <w:rFonts w:ascii="Times New Roman" w:eastAsia="Times New Roman" w:hAnsi="Times New Roman" w:cs="Times New Roman"/>
                <w:sz w:val="20"/>
                <w:szCs w:val="20"/>
                <w:lang w:val="en-PH" w:eastAsia="en-PH"/>
              </w:rPr>
            </w:pP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11686D5E" w14:textId="77777777" w:rsidR="001951B3" w:rsidRPr="00C6572D" w:rsidRDefault="001951B3" w:rsidP="000F7CE0">
            <w:pPr>
              <w:spacing w:after="0" w:line="240" w:lineRule="auto"/>
              <w:rPr>
                <w:rFonts w:ascii="Times New Roman" w:eastAsia="Times New Roman" w:hAnsi="Times New Roman" w:cs="Times New Roman"/>
                <w:sz w:val="20"/>
                <w:szCs w:val="20"/>
                <w:lang w:val="en-PH" w:eastAsia="en-PH"/>
              </w:rPr>
            </w:pP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6E387188" w14:textId="77777777" w:rsidR="001951B3" w:rsidRPr="00C6572D" w:rsidRDefault="001951B3" w:rsidP="000F7CE0">
            <w:pPr>
              <w:spacing w:after="0" w:line="240" w:lineRule="auto"/>
              <w:rPr>
                <w:rFonts w:ascii="Times New Roman" w:eastAsia="Times New Roman" w:hAnsi="Times New Roman" w:cs="Times New Roman"/>
                <w:sz w:val="20"/>
                <w:szCs w:val="20"/>
                <w:lang w:val="en-PH" w:eastAsia="en-PH"/>
              </w:rPr>
            </w:pPr>
          </w:p>
        </w:tc>
      </w:tr>
      <w:tr w:rsidR="00F27C1D" w:rsidRPr="00C6572D" w14:paraId="528B5BF7" w14:textId="77777777" w:rsidTr="00F27C1D">
        <w:trPr>
          <w:trHeight w:val="315"/>
        </w:trPr>
        <w:tc>
          <w:tcPr>
            <w:tcW w:w="397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237F8D1A" w14:textId="3781FF80" w:rsidR="00F27C1D" w:rsidRDefault="00F27C1D" w:rsidP="00F27C1D">
            <w:pPr>
              <w:spacing w:after="0" w:line="240" w:lineRule="auto"/>
              <w:rPr>
                <w:rFonts w:ascii="Arial" w:eastAsia="Times New Roman" w:hAnsi="Arial" w:cs="Arial"/>
                <w:sz w:val="20"/>
                <w:szCs w:val="20"/>
                <w:lang w:val="en-PH" w:eastAsia="en-PH"/>
              </w:rPr>
            </w:pPr>
            <w:r>
              <w:rPr>
                <w:rFonts w:ascii="Arial" w:eastAsia="Times New Roman" w:hAnsi="Arial" w:cs="Arial"/>
                <w:sz w:val="20"/>
                <w:szCs w:val="20"/>
                <w:lang w:val="en-PH" w:eastAsia="en-PH"/>
              </w:rPr>
              <w:t>Written Warning with IR – NTE 2</w:t>
            </w:r>
          </w:p>
        </w:tc>
        <w:tc>
          <w:tcPr>
            <w:tcW w:w="0" w:type="auto"/>
            <w:tcBorders>
              <w:top w:val="single" w:sz="6" w:space="0" w:color="CCCCCC"/>
              <w:left w:val="single" w:sz="6" w:space="0" w:color="CCCCCC"/>
              <w:bottom w:val="single" w:sz="6" w:space="0" w:color="000000"/>
              <w:right w:val="single" w:sz="6" w:space="0" w:color="000000"/>
            </w:tcBorders>
            <w:shd w:val="clear" w:color="auto" w:fill="4A86E8"/>
            <w:tcMar>
              <w:top w:w="30" w:type="dxa"/>
              <w:left w:w="45" w:type="dxa"/>
              <w:bottom w:w="30" w:type="dxa"/>
              <w:right w:w="45" w:type="dxa"/>
            </w:tcMar>
            <w:vAlign w:val="bottom"/>
          </w:tcPr>
          <w:p w14:paraId="6F54E0C1" w14:textId="77777777" w:rsidR="00F27C1D" w:rsidRPr="00C6572D" w:rsidRDefault="00F27C1D" w:rsidP="00F27C1D">
            <w:pPr>
              <w:spacing w:after="0" w:line="240" w:lineRule="auto"/>
              <w:rPr>
                <w:rFonts w:ascii="Arial" w:eastAsia="Times New Roman" w:hAnsi="Arial" w:cs="Arial"/>
                <w:sz w:val="20"/>
                <w:szCs w:val="20"/>
                <w:lang w:val="en-PH" w:eastAsia="en-PH"/>
              </w:rPr>
            </w:pPr>
          </w:p>
        </w:tc>
        <w:tc>
          <w:tcPr>
            <w:tcW w:w="0" w:type="auto"/>
            <w:tcBorders>
              <w:top w:val="single" w:sz="6" w:space="0" w:color="CCCCCC"/>
              <w:left w:val="single" w:sz="6" w:space="0" w:color="CCCCCC"/>
              <w:bottom w:val="single" w:sz="6" w:space="0" w:color="000000"/>
              <w:right w:val="single" w:sz="6" w:space="0" w:color="000000"/>
            </w:tcBorders>
            <w:shd w:val="clear" w:color="auto" w:fill="4A86E8"/>
            <w:tcMar>
              <w:top w:w="30" w:type="dxa"/>
              <w:left w:w="45" w:type="dxa"/>
              <w:bottom w:w="30" w:type="dxa"/>
              <w:right w:w="45" w:type="dxa"/>
            </w:tcMar>
            <w:vAlign w:val="bottom"/>
          </w:tcPr>
          <w:p w14:paraId="263F42CD" w14:textId="77777777" w:rsidR="00F27C1D" w:rsidRPr="00C6572D" w:rsidRDefault="00F27C1D" w:rsidP="00F27C1D">
            <w:pPr>
              <w:spacing w:after="0" w:line="240" w:lineRule="auto"/>
              <w:rPr>
                <w:rFonts w:ascii="Times New Roman" w:eastAsia="Times New Roman" w:hAnsi="Times New Roman" w:cs="Times New Roman"/>
                <w:sz w:val="20"/>
                <w:szCs w:val="20"/>
                <w:lang w:val="en-PH" w:eastAsia="en-PH"/>
              </w:rPr>
            </w:pPr>
          </w:p>
        </w:tc>
        <w:tc>
          <w:tcPr>
            <w:tcW w:w="0" w:type="auto"/>
            <w:tcBorders>
              <w:top w:val="single" w:sz="6" w:space="0" w:color="CCCCCC"/>
              <w:left w:val="single" w:sz="6" w:space="0" w:color="CCCCCC"/>
              <w:bottom w:val="single" w:sz="6" w:space="0" w:color="000000"/>
              <w:right w:val="single" w:sz="6" w:space="0" w:color="000000"/>
            </w:tcBorders>
            <w:shd w:val="clear" w:color="auto" w:fill="4A86E8"/>
            <w:tcMar>
              <w:top w:w="30" w:type="dxa"/>
              <w:left w:w="45" w:type="dxa"/>
              <w:bottom w:w="30" w:type="dxa"/>
              <w:right w:w="45" w:type="dxa"/>
            </w:tcMar>
            <w:vAlign w:val="bottom"/>
          </w:tcPr>
          <w:p w14:paraId="63F28185" w14:textId="77777777" w:rsidR="00F27C1D" w:rsidRPr="00C6572D" w:rsidRDefault="00F27C1D" w:rsidP="00F27C1D">
            <w:pPr>
              <w:spacing w:after="0" w:line="240" w:lineRule="auto"/>
              <w:rPr>
                <w:rFonts w:ascii="Times New Roman" w:eastAsia="Times New Roman" w:hAnsi="Times New Roman" w:cs="Times New Roman"/>
                <w:sz w:val="20"/>
                <w:szCs w:val="20"/>
                <w:lang w:val="en-PH" w:eastAsia="en-PH"/>
              </w:rPr>
            </w:pPr>
          </w:p>
        </w:tc>
        <w:tc>
          <w:tcPr>
            <w:tcW w:w="0" w:type="auto"/>
            <w:tcBorders>
              <w:top w:val="single" w:sz="6" w:space="0" w:color="CCCCCC"/>
              <w:left w:val="single" w:sz="6" w:space="0" w:color="CCCCCC"/>
              <w:bottom w:val="single" w:sz="6" w:space="0" w:color="000000"/>
              <w:right w:val="single" w:sz="6" w:space="0" w:color="000000"/>
            </w:tcBorders>
            <w:shd w:val="clear" w:color="auto" w:fill="3E6DC2"/>
            <w:tcMar>
              <w:top w:w="30" w:type="dxa"/>
              <w:left w:w="45" w:type="dxa"/>
              <w:bottom w:w="30" w:type="dxa"/>
              <w:right w:w="45" w:type="dxa"/>
            </w:tcMar>
            <w:vAlign w:val="bottom"/>
          </w:tcPr>
          <w:p w14:paraId="695FBD5B" w14:textId="77777777" w:rsidR="00F27C1D" w:rsidRPr="00C6572D" w:rsidRDefault="00F27C1D" w:rsidP="00F27C1D">
            <w:pPr>
              <w:spacing w:after="0" w:line="240" w:lineRule="auto"/>
              <w:rPr>
                <w:rFonts w:ascii="Times New Roman" w:eastAsia="Times New Roman" w:hAnsi="Times New Roman" w:cs="Times New Roman"/>
                <w:sz w:val="20"/>
                <w:szCs w:val="20"/>
                <w:lang w:val="en-PH" w:eastAsia="en-PH"/>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18F0376F" w14:textId="77777777" w:rsidR="00F27C1D" w:rsidRPr="00C6572D" w:rsidRDefault="00F27C1D" w:rsidP="00F27C1D">
            <w:pPr>
              <w:spacing w:after="0" w:line="240" w:lineRule="auto"/>
              <w:rPr>
                <w:rFonts w:ascii="Times New Roman" w:eastAsia="Times New Roman" w:hAnsi="Times New Roman" w:cs="Times New Roman"/>
                <w:sz w:val="20"/>
                <w:szCs w:val="20"/>
                <w:lang w:val="en-PH" w:eastAsia="en-PH"/>
              </w:rPr>
            </w:pPr>
          </w:p>
        </w:tc>
      </w:tr>
      <w:tr w:rsidR="00F27C1D" w:rsidRPr="00C6572D" w14:paraId="169A39F2" w14:textId="77777777" w:rsidTr="00F27C1D">
        <w:trPr>
          <w:trHeight w:val="315"/>
        </w:trPr>
        <w:tc>
          <w:tcPr>
            <w:tcW w:w="397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766F2A3A" w14:textId="1BB84C7E" w:rsidR="00F27C1D" w:rsidRPr="00C6572D" w:rsidRDefault="00F27C1D" w:rsidP="00F27C1D">
            <w:pPr>
              <w:spacing w:after="0" w:line="240" w:lineRule="auto"/>
              <w:rPr>
                <w:rFonts w:ascii="Arial" w:eastAsia="Times New Roman" w:hAnsi="Arial" w:cs="Arial"/>
                <w:sz w:val="20"/>
                <w:szCs w:val="20"/>
                <w:lang w:val="en-PH" w:eastAsia="en-PH"/>
              </w:rPr>
            </w:pPr>
            <w:r>
              <w:rPr>
                <w:rFonts w:ascii="Arial" w:eastAsia="Times New Roman" w:hAnsi="Arial" w:cs="Arial"/>
                <w:sz w:val="20"/>
                <w:szCs w:val="20"/>
                <w:lang w:val="en-PH" w:eastAsia="en-PH"/>
              </w:rPr>
              <w:t>NTE 3 – Notice of Termination</w:t>
            </w:r>
          </w:p>
        </w:tc>
        <w:tc>
          <w:tcPr>
            <w:tcW w:w="0" w:type="auto"/>
            <w:tcBorders>
              <w:top w:val="single" w:sz="6" w:space="0" w:color="CCCCCC"/>
              <w:left w:val="single" w:sz="6" w:space="0" w:color="CCCCCC"/>
              <w:bottom w:val="single" w:sz="6" w:space="0" w:color="000000"/>
              <w:right w:val="single" w:sz="6" w:space="0" w:color="000000"/>
            </w:tcBorders>
            <w:shd w:val="clear" w:color="auto" w:fill="4A86E8"/>
            <w:tcMar>
              <w:top w:w="30" w:type="dxa"/>
              <w:left w:w="45" w:type="dxa"/>
              <w:bottom w:w="30" w:type="dxa"/>
              <w:right w:w="45" w:type="dxa"/>
            </w:tcMar>
            <w:vAlign w:val="bottom"/>
          </w:tcPr>
          <w:p w14:paraId="21B3F4EC" w14:textId="77777777" w:rsidR="00F27C1D" w:rsidRPr="00C6572D" w:rsidRDefault="00F27C1D" w:rsidP="00F27C1D">
            <w:pPr>
              <w:spacing w:after="0" w:line="240" w:lineRule="auto"/>
              <w:rPr>
                <w:rFonts w:ascii="Arial" w:eastAsia="Times New Roman" w:hAnsi="Arial" w:cs="Arial"/>
                <w:sz w:val="20"/>
                <w:szCs w:val="20"/>
                <w:lang w:val="en-PH" w:eastAsia="en-PH"/>
              </w:rPr>
            </w:pPr>
          </w:p>
        </w:tc>
        <w:tc>
          <w:tcPr>
            <w:tcW w:w="0" w:type="auto"/>
            <w:tcBorders>
              <w:top w:val="single" w:sz="6" w:space="0" w:color="CCCCCC"/>
              <w:left w:val="single" w:sz="6" w:space="0" w:color="CCCCCC"/>
              <w:bottom w:val="single" w:sz="6" w:space="0" w:color="000000"/>
              <w:right w:val="single" w:sz="6" w:space="0" w:color="000000"/>
            </w:tcBorders>
            <w:shd w:val="clear" w:color="auto" w:fill="4A86E8"/>
            <w:tcMar>
              <w:top w:w="30" w:type="dxa"/>
              <w:left w:w="45" w:type="dxa"/>
              <w:bottom w:w="30" w:type="dxa"/>
              <w:right w:w="45" w:type="dxa"/>
            </w:tcMar>
            <w:vAlign w:val="bottom"/>
          </w:tcPr>
          <w:p w14:paraId="0FC7D356" w14:textId="77777777" w:rsidR="00F27C1D" w:rsidRPr="00C6572D" w:rsidRDefault="00F27C1D" w:rsidP="00F27C1D">
            <w:pPr>
              <w:spacing w:after="0" w:line="240" w:lineRule="auto"/>
              <w:rPr>
                <w:rFonts w:ascii="Times New Roman" w:eastAsia="Times New Roman" w:hAnsi="Times New Roman" w:cs="Times New Roman"/>
                <w:sz w:val="20"/>
                <w:szCs w:val="20"/>
                <w:lang w:val="en-PH" w:eastAsia="en-PH"/>
              </w:rPr>
            </w:pPr>
          </w:p>
        </w:tc>
        <w:tc>
          <w:tcPr>
            <w:tcW w:w="0" w:type="auto"/>
            <w:tcBorders>
              <w:top w:val="single" w:sz="6" w:space="0" w:color="CCCCCC"/>
              <w:left w:val="single" w:sz="6" w:space="0" w:color="CCCCCC"/>
              <w:bottom w:val="single" w:sz="6" w:space="0" w:color="000000"/>
              <w:right w:val="single" w:sz="6" w:space="0" w:color="000000"/>
            </w:tcBorders>
            <w:shd w:val="clear" w:color="auto" w:fill="4A86E8"/>
            <w:tcMar>
              <w:top w:w="30" w:type="dxa"/>
              <w:left w:w="45" w:type="dxa"/>
              <w:bottom w:w="30" w:type="dxa"/>
              <w:right w:w="45" w:type="dxa"/>
            </w:tcMar>
            <w:vAlign w:val="bottom"/>
          </w:tcPr>
          <w:p w14:paraId="0003364E" w14:textId="77777777" w:rsidR="00F27C1D" w:rsidRPr="00C6572D" w:rsidRDefault="00F27C1D" w:rsidP="00F27C1D">
            <w:pPr>
              <w:spacing w:after="0" w:line="240" w:lineRule="auto"/>
              <w:rPr>
                <w:rFonts w:ascii="Times New Roman" w:eastAsia="Times New Roman" w:hAnsi="Times New Roman" w:cs="Times New Roman"/>
                <w:sz w:val="20"/>
                <w:szCs w:val="20"/>
                <w:lang w:val="en-PH" w:eastAsia="en-PH"/>
              </w:rPr>
            </w:pPr>
          </w:p>
        </w:tc>
        <w:tc>
          <w:tcPr>
            <w:tcW w:w="0" w:type="auto"/>
            <w:tcBorders>
              <w:top w:val="single" w:sz="6" w:space="0" w:color="CCCCCC"/>
              <w:left w:val="single" w:sz="6" w:space="0" w:color="CCCCCC"/>
              <w:bottom w:val="single" w:sz="6" w:space="0" w:color="000000"/>
              <w:right w:val="single" w:sz="6" w:space="0" w:color="000000"/>
            </w:tcBorders>
            <w:shd w:val="clear" w:color="auto" w:fill="4472C4" w:themeFill="accent1"/>
            <w:tcMar>
              <w:top w:w="30" w:type="dxa"/>
              <w:left w:w="45" w:type="dxa"/>
              <w:bottom w:w="30" w:type="dxa"/>
              <w:right w:w="45" w:type="dxa"/>
            </w:tcMar>
            <w:vAlign w:val="bottom"/>
          </w:tcPr>
          <w:p w14:paraId="1646FA52" w14:textId="77777777" w:rsidR="00F27C1D" w:rsidRPr="00C6572D" w:rsidRDefault="00F27C1D" w:rsidP="00F27C1D">
            <w:pPr>
              <w:spacing w:after="0" w:line="240" w:lineRule="auto"/>
              <w:rPr>
                <w:rFonts w:ascii="Times New Roman" w:eastAsia="Times New Roman" w:hAnsi="Times New Roman" w:cs="Times New Roman"/>
                <w:sz w:val="20"/>
                <w:szCs w:val="20"/>
                <w:lang w:val="en-PH" w:eastAsia="en-PH"/>
              </w:rPr>
            </w:pPr>
          </w:p>
        </w:tc>
        <w:tc>
          <w:tcPr>
            <w:tcW w:w="0" w:type="auto"/>
            <w:tcBorders>
              <w:top w:val="single" w:sz="6" w:space="0" w:color="CCCCCC"/>
              <w:left w:val="single" w:sz="6" w:space="0" w:color="CCCCCC"/>
              <w:bottom w:val="single" w:sz="6" w:space="0" w:color="000000"/>
              <w:right w:val="single" w:sz="6" w:space="0" w:color="000000"/>
            </w:tcBorders>
            <w:shd w:val="clear" w:color="auto" w:fill="4472C4" w:themeFill="accent1"/>
            <w:tcMar>
              <w:top w:w="30" w:type="dxa"/>
              <w:left w:w="45" w:type="dxa"/>
              <w:bottom w:w="30" w:type="dxa"/>
              <w:right w:w="45" w:type="dxa"/>
            </w:tcMar>
            <w:vAlign w:val="bottom"/>
          </w:tcPr>
          <w:p w14:paraId="3BFDE72B" w14:textId="77777777" w:rsidR="00F27C1D" w:rsidRPr="00C6572D" w:rsidRDefault="00F27C1D" w:rsidP="00F27C1D">
            <w:pPr>
              <w:spacing w:after="0" w:line="240" w:lineRule="auto"/>
              <w:rPr>
                <w:rFonts w:ascii="Times New Roman" w:eastAsia="Times New Roman" w:hAnsi="Times New Roman" w:cs="Times New Roman"/>
                <w:sz w:val="20"/>
                <w:szCs w:val="20"/>
                <w:lang w:val="en-PH" w:eastAsia="en-PH"/>
              </w:rPr>
            </w:pPr>
          </w:p>
        </w:tc>
      </w:tr>
    </w:tbl>
    <w:p w14:paraId="1476D5CE" w14:textId="1E945FE7" w:rsidR="001951B3" w:rsidRDefault="001951B3" w:rsidP="001951B3">
      <w:pPr>
        <w:rPr>
          <w:rFonts w:ascii="Arial" w:hAnsi="Arial" w:cs="Arial"/>
          <w:sz w:val="20"/>
          <w:szCs w:val="20"/>
          <w:lang w:val="en-PH"/>
        </w:rPr>
      </w:pPr>
    </w:p>
    <w:p w14:paraId="5FF12D88" w14:textId="3C7D06C9" w:rsidR="001951B3" w:rsidRDefault="001951B3" w:rsidP="001951B3">
      <w:pPr>
        <w:pStyle w:val="NoSpacing"/>
        <w:ind w:left="1134" w:hanging="425"/>
      </w:pPr>
      <w:r>
        <w:t>7.2.</w:t>
      </w:r>
      <w:r w:rsidR="00DE590B">
        <w:t>2</w:t>
      </w:r>
      <w:r>
        <w:t xml:space="preserve"> An NTE 1 will be issued to a Virtual Assistant with supporting incident report and factual evidence.</w:t>
      </w:r>
    </w:p>
    <w:p w14:paraId="04FDA5D1" w14:textId="1FDACD67" w:rsidR="001951B3" w:rsidRDefault="001951B3" w:rsidP="00DE590B">
      <w:pPr>
        <w:pStyle w:val="NoSpacing"/>
        <w:ind w:left="1843" w:hanging="709"/>
      </w:pPr>
      <w:r>
        <w:t>7.2.</w:t>
      </w:r>
      <w:r w:rsidR="00F27C1D">
        <w:t>2</w:t>
      </w:r>
      <w:r>
        <w:t xml:space="preserve">.1 The Virtual Assistant will be given 24 hours to explain and to present her factual evidence to prove otherwise the </w:t>
      </w:r>
      <w:r w:rsidR="00DE590B">
        <w:t>NTE issued.</w:t>
      </w:r>
    </w:p>
    <w:p w14:paraId="27BD3A47" w14:textId="21832743" w:rsidR="00DE590B" w:rsidRDefault="00DE590B" w:rsidP="00DE590B">
      <w:pPr>
        <w:pStyle w:val="NoSpacing"/>
        <w:ind w:left="1843" w:hanging="709"/>
      </w:pPr>
      <w:r>
        <w:t>7.2.</w:t>
      </w:r>
      <w:r w:rsidR="00F27C1D">
        <w:t>2</w:t>
      </w:r>
      <w:r>
        <w:t>.2 Once respond is received and proof of violation is presented the Virtual Assistant is forfeited to receive any tenure ship, bonuses and incentives with 6 months period.</w:t>
      </w:r>
    </w:p>
    <w:p w14:paraId="0BADEE08" w14:textId="1049DFB4" w:rsidR="00DE590B" w:rsidRDefault="00DE590B" w:rsidP="00DE590B">
      <w:pPr>
        <w:pStyle w:val="NoSpacing"/>
        <w:ind w:left="1843" w:hanging="709"/>
      </w:pPr>
      <w:r>
        <w:t>7.2.</w:t>
      </w:r>
      <w:r w:rsidR="00F27C1D">
        <w:t>2</w:t>
      </w:r>
      <w:r>
        <w:t>.3 The Virtual Assistant will undergo a re-training and evaluation for 15 days and will be called for counseling by the HR.</w:t>
      </w:r>
    </w:p>
    <w:p w14:paraId="1E5FEC8C" w14:textId="61027952" w:rsidR="00DE590B" w:rsidRDefault="00DE590B" w:rsidP="00DE590B">
      <w:pPr>
        <w:pStyle w:val="NoSpacing"/>
      </w:pPr>
    </w:p>
    <w:p w14:paraId="36F51D0D" w14:textId="4FF51E1A" w:rsidR="00DE590B" w:rsidRDefault="00DE590B" w:rsidP="00DE590B">
      <w:pPr>
        <w:pStyle w:val="NoSpacing"/>
        <w:ind w:left="1134" w:hanging="425"/>
      </w:pPr>
      <w:r>
        <w:t>7.2.</w:t>
      </w:r>
      <w:r w:rsidR="00F27C1D">
        <w:t>3</w:t>
      </w:r>
      <w:r>
        <w:t xml:space="preserve"> An NTE 2 will </w:t>
      </w:r>
      <w:proofErr w:type="gramStart"/>
      <w:r>
        <w:t>issued</w:t>
      </w:r>
      <w:proofErr w:type="gramEnd"/>
      <w:r>
        <w:t xml:space="preserve"> to a Virtual assistance after issuance of NTE 1 within 1 year calendar period. </w:t>
      </w:r>
    </w:p>
    <w:p w14:paraId="0A62EE6A" w14:textId="0C35FDCD" w:rsidR="00DE590B" w:rsidRDefault="00DE590B" w:rsidP="00DE590B">
      <w:pPr>
        <w:pStyle w:val="NoSpacing"/>
        <w:ind w:left="1843" w:hanging="709"/>
      </w:pPr>
      <w:r>
        <w:t>7.2.</w:t>
      </w:r>
      <w:r w:rsidR="00F27C1D">
        <w:t>3</w:t>
      </w:r>
      <w:r>
        <w:t>.1 The Virtual Assistant will be given 24 hours to explain and to present her factual evidence to prove otherwise the NTE issued.</w:t>
      </w:r>
    </w:p>
    <w:p w14:paraId="1061150E" w14:textId="115DE257" w:rsidR="00DE590B" w:rsidRDefault="00DE590B" w:rsidP="00DE590B">
      <w:pPr>
        <w:pStyle w:val="NoSpacing"/>
        <w:ind w:left="1843" w:hanging="709"/>
      </w:pPr>
      <w:r>
        <w:t>7.2.</w:t>
      </w:r>
      <w:r w:rsidR="00F27C1D">
        <w:t>3</w:t>
      </w:r>
      <w:r>
        <w:t xml:space="preserve">.2 Once respond is received and proof of violation is presented the Virtual Assistant is forfeited to receive any tenure ship, </w:t>
      </w:r>
      <w:r w:rsidR="00F27C1D">
        <w:t xml:space="preserve">promotion, </w:t>
      </w:r>
      <w:r>
        <w:t>bonuses and incentives within 1 year period.</w:t>
      </w:r>
    </w:p>
    <w:p w14:paraId="62565105" w14:textId="571C05E2" w:rsidR="00DE590B" w:rsidRDefault="00DE590B" w:rsidP="00DE590B">
      <w:pPr>
        <w:pStyle w:val="NoSpacing"/>
        <w:ind w:left="1843" w:hanging="709"/>
      </w:pPr>
      <w:r>
        <w:t>7.2.</w:t>
      </w:r>
      <w:r w:rsidR="00F27C1D">
        <w:t>3</w:t>
      </w:r>
      <w:r>
        <w:t>.3 The Virtual Assistant will undergo a re-training and evaluation for 15 days and will be called for counseling by the HR.</w:t>
      </w:r>
    </w:p>
    <w:p w14:paraId="20C66F24" w14:textId="788F2496" w:rsidR="00DE590B" w:rsidRDefault="00DE590B" w:rsidP="00DE590B">
      <w:pPr>
        <w:pStyle w:val="NoSpacing"/>
      </w:pPr>
    </w:p>
    <w:p w14:paraId="6EB36219" w14:textId="0F661D5D" w:rsidR="00DE590B" w:rsidRDefault="00DE590B" w:rsidP="00DE590B">
      <w:pPr>
        <w:pStyle w:val="NoSpacing"/>
        <w:ind w:left="1134" w:hanging="425"/>
      </w:pPr>
      <w:r>
        <w:lastRenderedPageBreak/>
        <w:t>7.2.</w:t>
      </w:r>
      <w:r w:rsidR="00F27C1D">
        <w:t>4</w:t>
      </w:r>
      <w:r>
        <w:t xml:space="preserve"> An NTE 3 will </w:t>
      </w:r>
      <w:proofErr w:type="gramStart"/>
      <w:r>
        <w:t>issued</w:t>
      </w:r>
      <w:proofErr w:type="gramEnd"/>
      <w:r>
        <w:t xml:space="preserve"> to a Virtual assistance after issuance of NTE within 1 </w:t>
      </w:r>
      <w:r w:rsidR="00F27C1D">
        <w:t>fiscal year</w:t>
      </w:r>
      <w:r>
        <w:t xml:space="preserve"> period. </w:t>
      </w:r>
    </w:p>
    <w:p w14:paraId="72C75336" w14:textId="3E759677" w:rsidR="00DE590B" w:rsidRDefault="00DE590B" w:rsidP="00DE590B">
      <w:pPr>
        <w:pStyle w:val="NoSpacing"/>
        <w:ind w:left="1843" w:hanging="709"/>
      </w:pPr>
      <w:r>
        <w:t>7.2.</w:t>
      </w:r>
      <w:r w:rsidR="00F27C1D">
        <w:t>4</w:t>
      </w:r>
      <w:r>
        <w:t>.1 The Virtual Assistant will be given 24 hours to explain and to present her factual evidence to prove otherwise the NTE issued.</w:t>
      </w:r>
    </w:p>
    <w:p w14:paraId="63D041D1" w14:textId="468225BF" w:rsidR="00DE590B" w:rsidRDefault="00DE590B" w:rsidP="00DE590B">
      <w:pPr>
        <w:pStyle w:val="NoSpacing"/>
        <w:ind w:left="1843" w:hanging="709"/>
      </w:pPr>
      <w:r>
        <w:t>7.2.</w:t>
      </w:r>
      <w:r w:rsidR="00F27C1D">
        <w:t>4</w:t>
      </w:r>
      <w:r>
        <w:t>.2 Once respond is received and proof of violation is presented the Virtual Assistant is terminated to all his company access and will be issued a Notice of Termination.</w:t>
      </w:r>
    </w:p>
    <w:p w14:paraId="678DB5BE" w14:textId="09EEED3A" w:rsidR="00BF478F" w:rsidRDefault="00BF478F" w:rsidP="00F27C1D">
      <w:pPr>
        <w:pStyle w:val="NoSpacing"/>
      </w:pPr>
    </w:p>
    <w:p w14:paraId="2E0F7F92" w14:textId="0DF00243" w:rsidR="00F27C1D" w:rsidRDefault="00F27C1D" w:rsidP="00F27C1D">
      <w:pPr>
        <w:pStyle w:val="NoSpacing"/>
        <w:ind w:left="1134" w:hanging="425"/>
      </w:pPr>
      <w:r>
        <w:t>7.2.5 A Virtual Assistant who have been issued an NTE 1, NTE 2 and NTE 3 will reset every fiscal year.</w:t>
      </w:r>
    </w:p>
    <w:p w14:paraId="4B938F6C" w14:textId="62817E94" w:rsidR="00F27C1D" w:rsidRDefault="00F27C1D" w:rsidP="00F27C1D">
      <w:pPr>
        <w:pStyle w:val="NoSpacing"/>
        <w:ind w:left="1134" w:hanging="425"/>
      </w:pPr>
      <w:r>
        <w:tab/>
        <w:t>7.2.5.1 A</w:t>
      </w:r>
      <w:r w:rsidR="001D322D">
        <w:t>n NTE will be cleared within 1 year from issuance of the last NTE date.</w:t>
      </w:r>
    </w:p>
    <w:p w14:paraId="38B37052" w14:textId="0A1C8944" w:rsidR="001D322D" w:rsidRDefault="001D322D" w:rsidP="001D322D">
      <w:pPr>
        <w:pStyle w:val="NoSpacing"/>
      </w:pPr>
      <w:r>
        <w:tab/>
      </w:r>
      <w:r>
        <w:tab/>
        <w:t>Example:</w:t>
      </w:r>
    </w:p>
    <w:p w14:paraId="03CAAD74" w14:textId="0F04F332" w:rsidR="001D322D" w:rsidRDefault="001D322D" w:rsidP="001D322D">
      <w:pPr>
        <w:pStyle w:val="NoSpacing"/>
      </w:pPr>
      <w:r>
        <w:tab/>
      </w:r>
      <w:r>
        <w:tab/>
      </w:r>
      <w:r>
        <w:tab/>
        <w:t>NTE 1 - issued January 5, 2022</w:t>
      </w:r>
    </w:p>
    <w:p w14:paraId="0AAF3AB3" w14:textId="16A51484" w:rsidR="001D322D" w:rsidRDefault="001D322D" w:rsidP="001D322D">
      <w:pPr>
        <w:pStyle w:val="NoSpacing"/>
      </w:pPr>
      <w:r>
        <w:t xml:space="preserve">   </w:t>
      </w:r>
      <w:r>
        <w:tab/>
      </w:r>
      <w:r>
        <w:tab/>
      </w:r>
      <w:r>
        <w:tab/>
        <w:t>NTE 2 – issued December 26, 2022</w:t>
      </w:r>
    </w:p>
    <w:p w14:paraId="5610C9EB" w14:textId="23EF0858" w:rsidR="001D322D" w:rsidRDefault="001D322D" w:rsidP="001D322D">
      <w:pPr>
        <w:pStyle w:val="NoSpacing"/>
      </w:pPr>
      <w:r>
        <w:tab/>
      </w:r>
      <w:r>
        <w:tab/>
      </w:r>
      <w:r>
        <w:tab/>
        <w:t>Clearance – December 27, 2022</w:t>
      </w:r>
    </w:p>
    <w:p w14:paraId="241FE586" w14:textId="77777777" w:rsidR="001D322D" w:rsidRDefault="001D322D" w:rsidP="001D322D">
      <w:pPr>
        <w:pStyle w:val="NoSpacing"/>
      </w:pPr>
    </w:p>
    <w:p w14:paraId="359C1C73" w14:textId="7AC2A65B" w:rsidR="001D322D" w:rsidRDefault="001D322D" w:rsidP="001D322D">
      <w:pPr>
        <w:pStyle w:val="NoSpacing"/>
        <w:ind w:left="284" w:hanging="284"/>
      </w:pPr>
      <w:r>
        <w:t xml:space="preserve">7.3 </w:t>
      </w:r>
      <w:r w:rsidRPr="001D322D">
        <w:t xml:space="preserve">Abandonment of </w:t>
      </w:r>
      <w:r>
        <w:t xml:space="preserve">duties and responsibilities </w:t>
      </w:r>
      <w:r w:rsidRPr="001D322D">
        <w:t xml:space="preserve">within 72 hours </w:t>
      </w:r>
      <w:r>
        <w:t xml:space="preserve">will automatically be terminated </w:t>
      </w:r>
      <w:r w:rsidRPr="001D322D">
        <w:t>and tagged as AWOL – absence without leave.</w:t>
      </w:r>
    </w:p>
    <w:p w14:paraId="1874F72F" w14:textId="5A3B7EF2" w:rsidR="003C7A01" w:rsidRDefault="003C7A01" w:rsidP="001D322D">
      <w:pPr>
        <w:pStyle w:val="NoSpacing"/>
        <w:ind w:left="284" w:hanging="284"/>
      </w:pPr>
    </w:p>
    <w:p w14:paraId="3781DE95" w14:textId="0C44DDB6" w:rsidR="003C7A01" w:rsidRDefault="003C7A01" w:rsidP="001D322D">
      <w:pPr>
        <w:pStyle w:val="NoSpacing"/>
        <w:ind w:left="284" w:hanging="284"/>
      </w:pPr>
    </w:p>
    <w:p w14:paraId="48FA51F4" w14:textId="4626D861" w:rsidR="003C7A01" w:rsidRDefault="003C7A01" w:rsidP="001D322D">
      <w:pPr>
        <w:pStyle w:val="NoSpacing"/>
        <w:ind w:left="284" w:hanging="284"/>
      </w:pPr>
    </w:p>
    <w:p w14:paraId="5B47D9CD" w14:textId="6E7B8222" w:rsidR="003C7A01" w:rsidRDefault="003C7A01" w:rsidP="001D322D">
      <w:pPr>
        <w:pStyle w:val="NoSpacing"/>
        <w:ind w:left="284" w:hanging="284"/>
      </w:pPr>
    </w:p>
    <w:p w14:paraId="133C4B70" w14:textId="0B26CF8C" w:rsidR="003C7A01" w:rsidRDefault="003C7A01" w:rsidP="001D322D">
      <w:pPr>
        <w:pStyle w:val="NoSpacing"/>
        <w:ind w:left="284" w:hanging="284"/>
      </w:pPr>
    </w:p>
    <w:p w14:paraId="6AF4E8C0" w14:textId="5092051C" w:rsidR="003C7A01" w:rsidRDefault="003C7A01" w:rsidP="001D322D">
      <w:pPr>
        <w:pStyle w:val="NoSpacing"/>
        <w:ind w:left="284" w:hanging="284"/>
      </w:pPr>
    </w:p>
    <w:p w14:paraId="0CDAEAA7" w14:textId="4568B639" w:rsidR="003C7A01" w:rsidRDefault="003C7A01" w:rsidP="001D322D">
      <w:pPr>
        <w:pStyle w:val="NoSpacing"/>
        <w:ind w:left="284" w:hanging="284"/>
      </w:pPr>
    </w:p>
    <w:p w14:paraId="5D239354" w14:textId="38D7E990" w:rsidR="003C7A01" w:rsidRDefault="003C7A01" w:rsidP="001D322D">
      <w:pPr>
        <w:pStyle w:val="NoSpacing"/>
        <w:ind w:left="284" w:hanging="284"/>
      </w:pPr>
    </w:p>
    <w:p w14:paraId="4E28104E" w14:textId="720655C0" w:rsidR="003C7A01" w:rsidRDefault="003C7A01" w:rsidP="001D322D">
      <w:pPr>
        <w:pStyle w:val="NoSpacing"/>
        <w:ind w:left="284" w:hanging="284"/>
      </w:pPr>
    </w:p>
    <w:p w14:paraId="7814A9A6" w14:textId="4BBD2BBB" w:rsidR="003C7A01" w:rsidRDefault="003C7A01" w:rsidP="001D322D">
      <w:pPr>
        <w:pStyle w:val="NoSpacing"/>
        <w:ind w:left="284" w:hanging="284"/>
      </w:pPr>
    </w:p>
    <w:p w14:paraId="33438A76" w14:textId="4123AF6D" w:rsidR="003C7A01" w:rsidRDefault="003C7A01" w:rsidP="001D322D">
      <w:pPr>
        <w:pStyle w:val="NoSpacing"/>
        <w:ind w:left="284" w:hanging="284"/>
      </w:pPr>
    </w:p>
    <w:p w14:paraId="110DCB48" w14:textId="593C4519" w:rsidR="003C7A01" w:rsidRDefault="003C7A01" w:rsidP="001D322D">
      <w:pPr>
        <w:pStyle w:val="NoSpacing"/>
        <w:ind w:left="284" w:hanging="284"/>
      </w:pPr>
    </w:p>
    <w:p w14:paraId="7833B5E8" w14:textId="72D67FB6" w:rsidR="003C7A01" w:rsidRDefault="003C7A01" w:rsidP="001D322D">
      <w:pPr>
        <w:pStyle w:val="NoSpacing"/>
        <w:ind w:left="284" w:hanging="284"/>
      </w:pPr>
    </w:p>
    <w:p w14:paraId="29EE61D4" w14:textId="392BCD78" w:rsidR="003C7A01" w:rsidRDefault="003C7A01" w:rsidP="001D322D">
      <w:pPr>
        <w:pStyle w:val="NoSpacing"/>
        <w:ind w:left="284" w:hanging="284"/>
      </w:pPr>
    </w:p>
    <w:p w14:paraId="60764B0F" w14:textId="352A6FD1" w:rsidR="003C7A01" w:rsidRDefault="003C7A01" w:rsidP="001D322D">
      <w:pPr>
        <w:pStyle w:val="NoSpacing"/>
        <w:ind w:left="284" w:hanging="284"/>
      </w:pPr>
    </w:p>
    <w:p w14:paraId="381077F2" w14:textId="6AD662A4" w:rsidR="003C7A01" w:rsidRDefault="003C7A01" w:rsidP="001D322D">
      <w:pPr>
        <w:pStyle w:val="NoSpacing"/>
        <w:ind w:left="284" w:hanging="284"/>
      </w:pPr>
    </w:p>
    <w:p w14:paraId="3D9324B7" w14:textId="50F45320" w:rsidR="003C7A01" w:rsidRDefault="003C7A01" w:rsidP="001D322D">
      <w:pPr>
        <w:pStyle w:val="NoSpacing"/>
        <w:ind w:left="284" w:hanging="284"/>
      </w:pPr>
    </w:p>
    <w:p w14:paraId="4825D9E0" w14:textId="6F244BC0" w:rsidR="003C7A01" w:rsidRDefault="003C7A01" w:rsidP="001D322D">
      <w:pPr>
        <w:pStyle w:val="NoSpacing"/>
        <w:ind w:left="284" w:hanging="284"/>
      </w:pPr>
    </w:p>
    <w:p w14:paraId="5E7AFBBC" w14:textId="2F184639" w:rsidR="003C7A01" w:rsidRDefault="003C7A01" w:rsidP="001D322D">
      <w:pPr>
        <w:pStyle w:val="NoSpacing"/>
        <w:ind w:left="284" w:hanging="284"/>
      </w:pPr>
    </w:p>
    <w:p w14:paraId="514AB3E6" w14:textId="39E46B6D" w:rsidR="003C7A01" w:rsidRDefault="003C7A01" w:rsidP="001D322D">
      <w:pPr>
        <w:pStyle w:val="NoSpacing"/>
        <w:ind w:left="284" w:hanging="284"/>
      </w:pPr>
    </w:p>
    <w:p w14:paraId="0AFA0B85" w14:textId="35989567" w:rsidR="003C7A01" w:rsidRDefault="003C7A01" w:rsidP="001D322D">
      <w:pPr>
        <w:pStyle w:val="NoSpacing"/>
        <w:ind w:left="284" w:hanging="284"/>
      </w:pPr>
    </w:p>
    <w:p w14:paraId="39A87114" w14:textId="0E06CBE2" w:rsidR="003C7A01" w:rsidRDefault="003C7A01" w:rsidP="001D322D">
      <w:pPr>
        <w:pStyle w:val="NoSpacing"/>
        <w:ind w:left="284" w:hanging="284"/>
      </w:pPr>
    </w:p>
    <w:p w14:paraId="35C858BF" w14:textId="62016157" w:rsidR="003C7A01" w:rsidRDefault="003C7A01" w:rsidP="001D322D">
      <w:pPr>
        <w:pStyle w:val="NoSpacing"/>
        <w:ind w:left="284" w:hanging="284"/>
      </w:pPr>
    </w:p>
    <w:p w14:paraId="6A002B28" w14:textId="23849498" w:rsidR="003C7A01" w:rsidRDefault="003C7A01" w:rsidP="001D322D">
      <w:pPr>
        <w:pStyle w:val="NoSpacing"/>
        <w:ind w:left="284" w:hanging="284"/>
      </w:pPr>
    </w:p>
    <w:p w14:paraId="304556BF" w14:textId="6F1DBAD2" w:rsidR="003C7A01" w:rsidRDefault="003C7A01" w:rsidP="001D322D">
      <w:pPr>
        <w:pStyle w:val="NoSpacing"/>
        <w:ind w:left="284" w:hanging="284"/>
      </w:pPr>
    </w:p>
    <w:p w14:paraId="6294F788" w14:textId="07E91651" w:rsidR="003C7A01" w:rsidRDefault="003C7A01" w:rsidP="001D322D">
      <w:pPr>
        <w:pStyle w:val="NoSpacing"/>
        <w:ind w:left="284" w:hanging="284"/>
      </w:pPr>
    </w:p>
    <w:p w14:paraId="1409E936" w14:textId="5B44708B" w:rsidR="003C7A01" w:rsidRDefault="003C7A01" w:rsidP="001D322D">
      <w:pPr>
        <w:pStyle w:val="NoSpacing"/>
        <w:ind w:left="284" w:hanging="284"/>
      </w:pPr>
    </w:p>
    <w:p w14:paraId="6B9E599D" w14:textId="34E0C310" w:rsidR="003C7A01" w:rsidRDefault="003C7A01" w:rsidP="001D322D">
      <w:pPr>
        <w:pStyle w:val="NoSpacing"/>
        <w:ind w:left="284" w:hanging="284"/>
      </w:pPr>
    </w:p>
    <w:p w14:paraId="2DA80D5D" w14:textId="23156661" w:rsidR="003C7A01" w:rsidRDefault="003C7A01" w:rsidP="001D322D">
      <w:pPr>
        <w:pStyle w:val="NoSpacing"/>
        <w:ind w:left="284" w:hanging="284"/>
      </w:pPr>
    </w:p>
    <w:p w14:paraId="0705568E" w14:textId="72D64BB7" w:rsidR="003C7A01" w:rsidRDefault="003C7A01" w:rsidP="001D322D">
      <w:pPr>
        <w:pStyle w:val="NoSpacing"/>
        <w:ind w:left="284" w:hanging="284"/>
      </w:pPr>
    </w:p>
    <w:p w14:paraId="2223AC49" w14:textId="69DA8714" w:rsidR="003C7A01" w:rsidRDefault="003C7A01" w:rsidP="001D322D">
      <w:pPr>
        <w:pStyle w:val="NoSpacing"/>
        <w:ind w:left="284" w:hanging="284"/>
      </w:pPr>
      <w:r>
        <w:rPr>
          <w:rFonts w:ascii="Arial" w:hAnsi="Arial" w:cs="Arial"/>
          <w:noProof/>
          <w:sz w:val="20"/>
          <w:szCs w:val="20"/>
        </w:rPr>
        <mc:AlternateContent>
          <mc:Choice Requires="wps">
            <w:drawing>
              <wp:anchor distT="0" distB="0" distL="114300" distR="114300" simplePos="0" relativeHeight="251676672" behindDoc="0" locked="0" layoutInCell="1" allowOverlap="1" wp14:anchorId="1CE63989" wp14:editId="1EED36E9">
                <wp:simplePos x="0" y="0"/>
                <wp:positionH relativeFrom="margin">
                  <wp:posOffset>0</wp:posOffset>
                </wp:positionH>
                <wp:positionV relativeFrom="paragraph">
                  <wp:posOffset>-12065</wp:posOffset>
                </wp:positionV>
                <wp:extent cx="6179820" cy="304800"/>
                <wp:effectExtent l="0" t="0" r="11430" b="19050"/>
                <wp:wrapNone/>
                <wp:docPr id="29" name="Text Box 29"/>
                <wp:cNvGraphicFramePr/>
                <a:graphic xmlns:a="http://schemas.openxmlformats.org/drawingml/2006/main">
                  <a:graphicData uri="http://schemas.microsoft.com/office/word/2010/wordprocessingShape">
                    <wps:wsp>
                      <wps:cNvSpPr txBox="1"/>
                      <wps:spPr>
                        <a:xfrm>
                          <a:off x="0" y="0"/>
                          <a:ext cx="6179820" cy="304800"/>
                        </a:xfrm>
                        <a:prstGeom prst="rect">
                          <a:avLst/>
                        </a:prstGeom>
                        <a:solidFill>
                          <a:srgbClr val="00B0F0"/>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D952949" w14:textId="36B21D68" w:rsidR="003C7A01" w:rsidRPr="00A63B0E" w:rsidRDefault="003C7A01" w:rsidP="003C7A01">
                            <w:pPr>
                              <w:pStyle w:val="Heading1"/>
                              <w:spacing w:before="100" w:beforeAutospacing="1" w:line="240" w:lineRule="auto"/>
                              <w:jc w:val="center"/>
                              <w:rPr>
                                <w:color w:val="000000" w:themeColor="text1"/>
                              </w:rPr>
                            </w:pPr>
                            <w:bookmarkStart w:id="55" w:name="_Toc125953514"/>
                            <w:r w:rsidRPr="00A63B0E">
                              <w:rPr>
                                <w:rFonts w:ascii="Arial" w:hAnsi="Arial" w:cs="Arial"/>
                                <w:b/>
                                <w:bCs/>
                                <w:color w:val="000000" w:themeColor="text1"/>
                                <w:sz w:val="24"/>
                                <w:szCs w:val="24"/>
                              </w:rPr>
                              <w:t xml:space="preserve">PART </w:t>
                            </w:r>
                            <w:r>
                              <w:rPr>
                                <w:rFonts w:ascii="Arial" w:hAnsi="Arial" w:cs="Arial"/>
                                <w:b/>
                                <w:bCs/>
                                <w:color w:val="000000" w:themeColor="text1"/>
                                <w:sz w:val="24"/>
                                <w:szCs w:val="24"/>
                              </w:rPr>
                              <w:t>8</w:t>
                            </w:r>
                            <w:r w:rsidRPr="00A63B0E">
                              <w:rPr>
                                <w:rFonts w:ascii="Arial" w:hAnsi="Arial" w:cs="Arial"/>
                                <w:b/>
                                <w:bCs/>
                                <w:color w:val="000000" w:themeColor="text1"/>
                                <w:sz w:val="24"/>
                                <w:szCs w:val="24"/>
                              </w:rPr>
                              <w:t xml:space="preserve">: </w:t>
                            </w:r>
                            <w:r>
                              <w:rPr>
                                <w:rFonts w:ascii="Arial" w:hAnsi="Arial" w:cs="Arial"/>
                                <w:b/>
                                <w:bCs/>
                                <w:color w:val="000000" w:themeColor="text1"/>
                                <w:sz w:val="24"/>
                                <w:szCs w:val="24"/>
                              </w:rPr>
                              <w:t>Accounting Procedures</w:t>
                            </w:r>
                            <w:bookmarkEnd w:id="55"/>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E63989" id="Text Box 29" o:spid="_x0000_s1033" type="#_x0000_t202" style="position:absolute;left:0;text-align:left;margin-left:0;margin-top:-.95pt;width:486.6pt;height:24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" fillcolor="#00b0f0" strokeweight=".5pt">
                <v:textbox>
                  <w:txbxContent>
                    <w:p w14:paraId="4D952949" w14:textId="36B21D68" w:rsidR="003C7A01" w:rsidRPr="00A63B0E" w:rsidRDefault="003C7A01" w:rsidP="003C7A01">
                      <w:pPr>
                        <w:pStyle w:val="Heading1"/>
                        <w:spacing w:before="100" w:beforeAutospacing="1" w:line="240" w:lineRule="auto"/>
                        <w:jc w:val="center"/>
                        <w:rPr>
                          <w:color w:val="000000" w:themeColor="text1"/>
                        </w:rPr>
                      </w:pPr>
                      <w:bookmarkStart w:id="56" w:name="_Toc125953514"/>
                      <w:r w:rsidRPr="00A63B0E">
                        <w:rPr>
                          <w:rFonts w:ascii="Arial" w:hAnsi="Arial" w:cs="Arial"/>
                          <w:b/>
                          <w:bCs/>
                          <w:color w:val="000000" w:themeColor="text1"/>
                          <w:sz w:val="24"/>
                          <w:szCs w:val="24"/>
                        </w:rPr>
                        <w:t xml:space="preserve">PART </w:t>
                      </w:r>
                      <w:r>
                        <w:rPr>
                          <w:rFonts w:ascii="Arial" w:hAnsi="Arial" w:cs="Arial"/>
                          <w:b/>
                          <w:bCs/>
                          <w:color w:val="000000" w:themeColor="text1"/>
                          <w:sz w:val="24"/>
                          <w:szCs w:val="24"/>
                        </w:rPr>
                        <w:t>8</w:t>
                      </w:r>
                      <w:r w:rsidRPr="00A63B0E">
                        <w:rPr>
                          <w:rFonts w:ascii="Arial" w:hAnsi="Arial" w:cs="Arial"/>
                          <w:b/>
                          <w:bCs/>
                          <w:color w:val="000000" w:themeColor="text1"/>
                          <w:sz w:val="24"/>
                          <w:szCs w:val="24"/>
                        </w:rPr>
                        <w:t xml:space="preserve">: </w:t>
                      </w:r>
                      <w:r>
                        <w:rPr>
                          <w:rFonts w:ascii="Arial" w:hAnsi="Arial" w:cs="Arial"/>
                          <w:b/>
                          <w:bCs/>
                          <w:color w:val="000000" w:themeColor="text1"/>
                          <w:sz w:val="24"/>
                          <w:szCs w:val="24"/>
                        </w:rPr>
                        <w:t>Accounting Procedures</w:t>
                      </w:r>
                      <w:bookmarkEnd w:id="56"/>
                    </w:p>
                  </w:txbxContent>
                </v:textbox>
                <w10:wrap anchorx="margin"/>
              </v:shape>
            </w:pict>
          </mc:Fallback>
        </mc:AlternateContent>
      </w:r>
      <w:r>
        <w:t xml:space="preserve">  </w:t>
      </w:r>
    </w:p>
    <w:p w14:paraId="41A7A1B3" w14:textId="56F31A81" w:rsidR="00DF7F82" w:rsidRDefault="00DF7F82" w:rsidP="001D322D">
      <w:pPr>
        <w:pStyle w:val="NoSpacing"/>
        <w:ind w:left="284" w:hanging="284"/>
      </w:pPr>
    </w:p>
    <w:p w14:paraId="474CB5D5" w14:textId="64E88697" w:rsidR="00DF7F82" w:rsidRDefault="00DF7F82" w:rsidP="001D322D">
      <w:pPr>
        <w:pStyle w:val="NoSpacing"/>
        <w:ind w:left="284" w:hanging="284"/>
      </w:pPr>
    </w:p>
    <w:p w14:paraId="4780435E" w14:textId="06F69C51" w:rsidR="00DF7F82" w:rsidRDefault="000A555A" w:rsidP="000A555A">
      <w:pPr>
        <w:pStyle w:val="NoSpacing"/>
        <w:numPr>
          <w:ilvl w:val="1"/>
          <w:numId w:val="8"/>
        </w:numPr>
      </w:pPr>
      <w:r>
        <w:t>Sales Invoicing</w:t>
      </w:r>
    </w:p>
    <w:p w14:paraId="1149B822" w14:textId="77777777" w:rsidR="000A555A" w:rsidRPr="000A555A" w:rsidRDefault="000A555A" w:rsidP="000A555A">
      <w:pPr>
        <w:pStyle w:val="ListParagraph"/>
        <w:numPr>
          <w:ilvl w:val="2"/>
          <w:numId w:val="8"/>
        </w:numPr>
        <w:spacing w:after="0"/>
        <w:ind w:left="1276" w:hanging="567"/>
        <w:jc w:val="both"/>
        <w:outlineLvl w:val="1"/>
        <w:rPr>
          <w:rStyle w:val="markedcontent"/>
          <w:rFonts w:ascii="Arial" w:eastAsia="Times New Roman" w:hAnsi="Arial" w:cs="Arial"/>
          <w:bCs/>
          <w:sz w:val="20"/>
          <w:szCs w:val="20"/>
        </w:rPr>
      </w:pPr>
      <w:r w:rsidRPr="000A555A">
        <w:rPr>
          <w:rStyle w:val="markedcontent"/>
          <w:rFonts w:ascii="Arial" w:hAnsi="Arial" w:cs="Arial"/>
          <w:sz w:val="20"/>
          <w:szCs w:val="20"/>
        </w:rPr>
        <w:t>Invoicing Policy</w:t>
      </w:r>
    </w:p>
    <w:p w14:paraId="30B1CC64" w14:textId="77777777" w:rsidR="000A555A" w:rsidRPr="000A555A" w:rsidRDefault="000A555A" w:rsidP="000A555A">
      <w:pPr>
        <w:pStyle w:val="ListParagraph"/>
        <w:numPr>
          <w:ilvl w:val="3"/>
          <w:numId w:val="8"/>
        </w:numPr>
        <w:spacing w:after="0"/>
        <w:ind w:left="1985"/>
        <w:jc w:val="both"/>
        <w:outlineLvl w:val="1"/>
        <w:rPr>
          <w:rStyle w:val="markedcontent"/>
          <w:rFonts w:ascii="Arial" w:eastAsia="Times New Roman" w:hAnsi="Arial" w:cs="Arial"/>
          <w:bCs/>
          <w:sz w:val="20"/>
          <w:szCs w:val="20"/>
        </w:rPr>
      </w:pPr>
      <w:r w:rsidRPr="000A555A">
        <w:rPr>
          <w:rStyle w:val="markedcontent"/>
          <w:rFonts w:ascii="Arial" w:hAnsi="Arial" w:cs="Arial"/>
          <w:sz w:val="20"/>
          <w:szCs w:val="20"/>
        </w:rPr>
        <w:t>This sets out the processes for the issue, payment, and retention of invoices.</w:t>
      </w:r>
      <w:r w:rsidRPr="000A555A">
        <w:rPr>
          <w:rFonts w:ascii="Arial" w:hAnsi="Arial" w:cs="Arial"/>
          <w:sz w:val="20"/>
          <w:szCs w:val="20"/>
        </w:rPr>
        <w:t xml:space="preserve"> </w:t>
      </w:r>
      <w:r w:rsidRPr="000A555A">
        <w:rPr>
          <w:rStyle w:val="markedcontent"/>
          <w:rFonts w:ascii="Arial" w:hAnsi="Arial" w:cs="Arial"/>
          <w:sz w:val="20"/>
          <w:szCs w:val="20"/>
        </w:rPr>
        <w:t>It also states the legal requirements for the content of the invoices.</w:t>
      </w:r>
    </w:p>
    <w:p w14:paraId="1478A076" w14:textId="77777777" w:rsidR="000A555A" w:rsidRPr="000A555A" w:rsidRDefault="000A555A" w:rsidP="000A555A">
      <w:pPr>
        <w:pStyle w:val="ListParagraph"/>
        <w:numPr>
          <w:ilvl w:val="2"/>
          <w:numId w:val="8"/>
        </w:numPr>
        <w:spacing w:after="0"/>
        <w:ind w:left="1276" w:hanging="567"/>
        <w:jc w:val="both"/>
        <w:outlineLvl w:val="1"/>
        <w:rPr>
          <w:rStyle w:val="markedcontent"/>
          <w:rFonts w:ascii="Arial" w:eastAsia="Times New Roman" w:hAnsi="Arial" w:cs="Arial"/>
          <w:bCs/>
          <w:sz w:val="20"/>
          <w:szCs w:val="20"/>
        </w:rPr>
      </w:pPr>
      <w:r w:rsidRPr="000A555A">
        <w:rPr>
          <w:rStyle w:val="markedcontent"/>
          <w:rFonts w:ascii="Arial" w:hAnsi="Arial" w:cs="Arial"/>
          <w:sz w:val="20"/>
          <w:szCs w:val="20"/>
        </w:rPr>
        <w:t>Issuing of Invoices</w:t>
      </w:r>
    </w:p>
    <w:p w14:paraId="3B353B5D" w14:textId="51285CB0" w:rsidR="000A555A" w:rsidRPr="000A555A" w:rsidRDefault="000A555A" w:rsidP="000A555A">
      <w:pPr>
        <w:pStyle w:val="ListParagraph"/>
        <w:numPr>
          <w:ilvl w:val="3"/>
          <w:numId w:val="8"/>
        </w:numPr>
        <w:spacing w:after="0"/>
        <w:ind w:left="1985"/>
        <w:jc w:val="both"/>
        <w:outlineLvl w:val="1"/>
        <w:rPr>
          <w:rStyle w:val="markedcontent"/>
          <w:rFonts w:ascii="Arial" w:eastAsia="Times New Roman" w:hAnsi="Arial" w:cs="Arial"/>
          <w:bCs/>
          <w:sz w:val="20"/>
          <w:szCs w:val="20"/>
        </w:rPr>
      </w:pPr>
      <w:proofErr w:type="spellStart"/>
      <w:r w:rsidRPr="000A555A">
        <w:rPr>
          <w:rStyle w:val="markedcontent"/>
          <w:rFonts w:ascii="Arial" w:hAnsi="Arial" w:cs="Arial"/>
          <w:sz w:val="20"/>
          <w:szCs w:val="20"/>
        </w:rPr>
        <w:t>Consultare</w:t>
      </w:r>
      <w:proofErr w:type="spellEnd"/>
      <w:r w:rsidRPr="000A555A">
        <w:rPr>
          <w:rStyle w:val="markedcontent"/>
          <w:rFonts w:ascii="Arial" w:hAnsi="Arial" w:cs="Arial"/>
          <w:sz w:val="20"/>
          <w:szCs w:val="20"/>
        </w:rPr>
        <w:t xml:space="preserve"> Inc issue invoices monthly normally every end of the month. The invoices are always charged for the full amount based on their signed Subscription Agreement. Also, if there is an agreement between the customer confirming a specific agreement in advance of invoicing.</w:t>
      </w:r>
      <w:bookmarkEnd w:id="43"/>
      <w:r w:rsidRPr="000A555A">
        <w:rPr>
          <w:rStyle w:val="markedcontent"/>
          <w:rFonts w:ascii="Arial" w:hAnsi="Arial" w:cs="Arial"/>
          <w:sz w:val="20"/>
          <w:szCs w:val="20"/>
        </w:rPr>
        <w:t xml:space="preserve"> </w:t>
      </w:r>
    </w:p>
    <w:p w14:paraId="0433364F" w14:textId="77777777" w:rsidR="000A555A" w:rsidRPr="00D732D7" w:rsidRDefault="000A555A" w:rsidP="000A555A">
      <w:pPr>
        <w:pStyle w:val="ListParagraph"/>
        <w:numPr>
          <w:ilvl w:val="4"/>
          <w:numId w:val="8"/>
        </w:numPr>
        <w:spacing w:before="100" w:beforeAutospacing="1" w:after="0"/>
        <w:ind w:left="3119"/>
        <w:jc w:val="both"/>
        <w:rPr>
          <w:rFonts w:ascii="Arial" w:hAnsi="Arial" w:cs="Arial"/>
          <w:noProof/>
          <w:sz w:val="20"/>
          <w:szCs w:val="20"/>
        </w:rPr>
      </w:pPr>
      <w:r w:rsidRPr="00D732D7">
        <w:rPr>
          <w:rStyle w:val="markedcontent"/>
          <w:rFonts w:ascii="Arial" w:hAnsi="Arial" w:cs="Arial"/>
          <w:sz w:val="20"/>
          <w:szCs w:val="20"/>
        </w:rPr>
        <w:t>Below is the sample Subscription Agreement for reference.</w:t>
      </w:r>
      <w:r w:rsidRPr="00D732D7">
        <w:rPr>
          <w:rFonts w:ascii="Arial" w:hAnsi="Arial" w:cs="Arial"/>
          <w:noProof/>
          <w:sz w:val="20"/>
          <w:szCs w:val="20"/>
        </w:rPr>
        <w:t xml:space="preserve"> </w:t>
      </w:r>
    </w:p>
    <w:p w14:paraId="3BB71ECF" w14:textId="77777777" w:rsidR="000A555A" w:rsidRPr="0094001D" w:rsidRDefault="000A555A" w:rsidP="000A555A">
      <w:pPr>
        <w:spacing w:before="100" w:beforeAutospacing="1" w:after="0"/>
        <w:jc w:val="center"/>
        <w:rPr>
          <w:rStyle w:val="markedcontent"/>
          <w:rFonts w:ascii="Arial" w:hAnsi="Arial" w:cs="Arial"/>
          <w:sz w:val="20"/>
          <w:szCs w:val="20"/>
        </w:rPr>
      </w:pPr>
      <w:r w:rsidRPr="0094001D">
        <w:rPr>
          <w:rFonts w:ascii="Arial" w:hAnsi="Arial" w:cs="Arial"/>
          <w:noProof/>
          <w:sz w:val="20"/>
          <w:szCs w:val="20"/>
        </w:rPr>
        <w:drawing>
          <wp:inline distT="0" distB="0" distL="0" distR="0" wp14:anchorId="026D850C" wp14:editId="1EAD0446">
            <wp:extent cx="4060380" cy="425196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4081688" cy="4274273"/>
                    </a:xfrm>
                    <a:prstGeom prst="rect">
                      <a:avLst/>
                    </a:prstGeom>
                  </pic:spPr>
                </pic:pic>
              </a:graphicData>
            </a:graphic>
          </wp:inline>
        </w:drawing>
      </w:r>
    </w:p>
    <w:p w14:paraId="059069CE" w14:textId="77777777" w:rsidR="000A555A" w:rsidRDefault="000A555A" w:rsidP="000A555A">
      <w:pPr>
        <w:pStyle w:val="ListParagraph"/>
        <w:numPr>
          <w:ilvl w:val="2"/>
          <w:numId w:val="8"/>
        </w:numPr>
        <w:spacing w:before="100" w:beforeAutospacing="1" w:after="0"/>
        <w:ind w:left="993" w:hanging="579"/>
        <w:jc w:val="both"/>
        <w:rPr>
          <w:rStyle w:val="markedcontent"/>
          <w:rFonts w:ascii="Arial" w:hAnsi="Arial" w:cs="Arial"/>
          <w:sz w:val="20"/>
          <w:szCs w:val="20"/>
        </w:rPr>
      </w:pPr>
      <w:r w:rsidRPr="0094001D">
        <w:rPr>
          <w:rStyle w:val="markedcontent"/>
          <w:rFonts w:ascii="Arial" w:hAnsi="Arial" w:cs="Arial"/>
          <w:sz w:val="20"/>
          <w:szCs w:val="20"/>
        </w:rPr>
        <w:t xml:space="preserve">Invoice </w:t>
      </w:r>
      <w:r w:rsidRPr="00D732D7">
        <w:rPr>
          <w:rStyle w:val="markedcontent"/>
          <w:rFonts w:ascii="Arial" w:hAnsi="Arial" w:cs="Arial"/>
          <w:sz w:val="20"/>
          <w:szCs w:val="20"/>
        </w:rPr>
        <w:t>Content</w:t>
      </w:r>
    </w:p>
    <w:p w14:paraId="194B0CFD" w14:textId="77777777" w:rsidR="000A555A" w:rsidRDefault="000A555A" w:rsidP="000A555A">
      <w:pPr>
        <w:pStyle w:val="ListParagraph"/>
        <w:numPr>
          <w:ilvl w:val="3"/>
          <w:numId w:val="8"/>
        </w:numPr>
        <w:spacing w:before="100" w:beforeAutospacing="1" w:after="0"/>
        <w:ind w:left="1701"/>
        <w:jc w:val="both"/>
        <w:rPr>
          <w:rStyle w:val="markedcontent"/>
          <w:rFonts w:ascii="Arial" w:hAnsi="Arial" w:cs="Arial"/>
          <w:sz w:val="20"/>
          <w:szCs w:val="20"/>
        </w:rPr>
      </w:pPr>
      <w:r w:rsidRPr="000A555A">
        <w:rPr>
          <w:rStyle w:val="markedcontent"/>
          <w:rFonts w:ascii="Arial" w:hAnsi="Arial" w:cs="Arial"/>
          <w:sz w:val="20"/>
          <w:szCs w:val="20"/>
        </w:rPr>
        <w:t xml:space="preserve">The invoice will be issued to the finance department of the clients according to </w:t>
      </w:r>
      <w:proofErr w:type="spellStart"/>
      <w:r w:rsidRPr="000A555A">
        <w:rPr>
          <w:rStyle w:val="markedcontent"/>
          <w:rFonts w:ascii="Arial" w:hAnsi="Arial" w:cs="Arial"/>
          <w:sz w:val="20"/>
          <w:szCs w:val="20"/>
        </w:rPr>
        <w:t>Consultare’s</w:t>
      </w:r>
      <w:proofErr w:type="spellEnd"/>
      <w:r w:rsidRPr="000A555A">
        <w:rPr>
          <w:rStyle w:val="markedcontent"/>
          <w:rFonts w:ascii="Arial" w:hAnsi="Arial" w:cs="Arial"/>
          <w:sz w:val="20"/>
          <w:szCs w:val="20"/>
        </w:rPr>
        <w:t xml:space="preserve"> Inc invoice template which will contain the following information: </w:t>
      </w:r>
    </w:p>
    <w:p w14:paraId="6FF2ABED" w14:textId="77777777" w:rsidR="000A555A" w:rsidRPr="000A555A" w:rsidRDefault="000A555A" w:rsidP="000A555A">
      <w:pPr>
        <w:pStyle w:val="ListParagraph"/>
        <w:numPr>
          <w:ilvl w:val="4"/>
          <w:numId w:val="8"/>
        </w:numPr>
        <w:spacing w:before="100" w:beforeAutospacing="1" w:after="0"/>
        <w:ind w:left="2552" w:hanging="797"/>
        <w:jc w:val="both"/>
        <w:rPr>
          <w:rStyle w:val="markedcontent"/>
          <w:rFonts w:ascii="Arial" w:hAnsi="Arial" w:cs="Arial"/>
          <w:sz w:val="20"/>
          <w:szCs w:val="20"/>
        </w:rPr>
      </w:pPr>
      <w:proofErr w:type="spellStart"/>
      <w:r w:rsidRPr="000A555A">
        <w:rPr>
          <w:rStyle w:val="markedcontent"/>
          <w:rFonts w:ascii="Arial" w:hAnsi="Arial" w:cs="Arial"/>
          <w:sz w:val="20"/>
          <w:szCs w:val="20"/>
        </w:rPr>
        <w:t>Consultare’s</w:t>
      </w:r>
      <w:proofErr w:type="spellEnd"/>
      <w:r w:rsidRPr="000A555A">
        <w:rPr>
          <w:rStyle w:val="markedcontent"/>
          <w:rFonts w:ascii="Arial" w:hAnsi="Arial" w:cs="Arial"/>
          <w:sz w:val="20"/>
          <w:szCs w:val="20"/>
        </w:rPr>
        <w:t xml:space="preserve"> logo, business name, address, and contact details. </w:t>
      </w:r>
      <w:r w:rsidRPr="000A555A">
        <w:rPr>
          <w:rStyle w:val="markedcontent"/>
          <w:rFonts w:ascii="Arial" w:hAnsi="Arial" w:cs="Arial"/>
          <w:i/>
          <w:iCs/>
          <w:sz w:val="20"/>
          <w:szCs w:val="20"/>
        </w:rPr>
        <w:t>(See number 1)</w:t>
      </w:r>
    </w:p>
    <w:p w14:paraId="2FA26495" w14:textId="77777777" w:rsidR="000A555A" w:rsidRPr="000A555A" w:rsidRDefault="000A555A" w:rsidP="000A555A">
      <w:pPr>
        <w:pStyle w:val="ListParagraph"/>
        <w:numPr>
          <w:ilvl w:val="4"/>
          <w:numId w:val="8"/>
        </w:numPr>
        <w:spacing w:before="100" w:beforeAutospacing="1" w:after="0"/>
        <w:ind w:left="2552" w:hanging="797"/>
        <w:jc w:val="both"/>
        <w:rPr>
          <w:rStyle w:val="markedcontent"/>
          <w:rFonts w:ascii="Arial" w:hAnsi="Arial" w:cs="Arial"/>
          <w:sz w:val="20"/>
          <w:szCs w:val="20"/>
        </w:rPr>
      </w:pPr>
      <w:r w:rsidRPr="000A555A">
        <w:rPr>
          <w:rStyle w:val="markedcontent"/>
          <w:rFonts w:ascii="Arial" w:hAnsi="Arial" w:cs="Arial"/>
          <w:sz w:val="20"/>
          <w:szCs w:val="20"/>
        </w:rPr>
        <w:lastRenderedPageBreak/>
        <w:t>Unique Invoice number assigned to client, that way we can easily track the invoices that are issued to client.</w:t>
      </w:r>
      <w:r w:rsidRPr="000A555A">
        <w:rPr>
          <w:rStyle w:val="markedcontent"/>
          <w:rFonts w:ascii="Arial" w:hAnsi="Arial" w:cs="Arial"/>
          <w:i/>
          <w:iCs/>
          <w:sz w:val="20"/>
          <w:szCs w:val="20"/>
        </w:rPr>
        <w:t xml:space="preserve"> (See number 2)</w:t>
      </w:r>
    </w:p>
    <w:p w14:paraId="58A69C6A" w14:textId="77777777" w:rsidR="000A555A" w:rsidRPr="000A555A" w:rsidRDefault="000A555A" w:rsidP="000A555A">
      <w:pPr>
        <w:pStyle w:val="ListParagraph"/>
        <w:numPr>
          <w:ilvl w:val="4"/>
          <w:numId w:val="8"/>
        </w:numPr>
        <w:spacing w:before="100" w:beforeAutospacing="1" w:after="0"/>
        <w:ind w:left="2552" w:hanging="797"/>
        <w:jc w:val="both"/>
        <w:rPr>
          <w:rStyle w:val="markedcontent"/>
          <w:rFonts w:ascii="Arial" w:hAnsi="Arial" w:cs="Arial"/>
          <w:sz w:val="20"/>
          <w:szCs w:val="20"/>
        </w:rPr>
      </w:pPr>
      <w:r w:rsidRPr="000A555A">
        <w:rPr>
          <w:rStyle w:val="markedcontent"/>
          <w:rFonts w:ascii="Arial" w:hAnsi="Arial" w:cs="Arial"/>
          <w:sz w:val="20"/>
          <w:szCs w:val="20"/>
        </w:rPr>
        <w:t xml:space="preserve">The date of the invoice. </w:t>
      </w:r>
      <w:r w:rsidRPr="000A555A">
        <w:rPr>
          <w:rStyle w:val="markedcontent"/>
          <w:rFonts w:ascii="Arial" w:hAnsi="Arial" w:cs="Arial"/>
          <w:i/>
          <w:iCs/>
          <w:sz w:val="20"/>
          <w:szCs w:val="20"/>
        </w:rPr>
        <w:t>(See number 3)</w:t>
      </w:r>
    </w:p>
    <w:p w14:paraId="2B63E8A3" w14:textId="77777777" w:rsidR="000A555A" w:rsidRPr="000A555A" w:rsidRDefault="000A555A" w:rsidP="000A555A">
      <w:pPr>
        <w:pStyle w:val="ListParagraph"/>
        <w:numPr>
          <w:ilvl w:val="4"/>
          <w:numId w:val="8"/>
        </w:numPr>
        <w:spacing w:before="100" w:beforeAutospacing="1" w:after="0"/>
        <w:ind w:left="2552" w:hanging="797"/>
        <w:jc w:val="both"/>
        <w:rPr>
          <w:rStyle w:val="markedcontent"/>
          <w:rFonts w:ascii="Arial" w:hAnsi="Arial" w:cs="Arial"/>
          <w:sz w:val="20"/>
          <w:szCs w:val="20"/>
        </w:rPr>
      </w:pPr>
      <w:r w:rsidRPr="000A555A">
        <w:rPr>
          <w:rStyle w:val="markedcontent"/>
          <w:rFonts w:ascii="Arial" w:hAnsi="Arial" w:cs="Arial"/>
          <w:sz w:val="20"/>
          <w:szCs w:val="20"/>
        </w:rPr>
        <w:t xml:space="preserve">Below the </w:t>
      </w:r>
      <w:proofErr w:type="spellStart"/>
      <w:r w:rsidRPr="000A555A">
        <w:rPr>
          <w:rStyle w:val="markedcontent"/>
          <w:rFonts w:ascii="Arial" w:hAnsi="Arial" w:cs="Arial"/>
          <w:sz w:val="20"/>
          <w:szCs w:val="20"/>
        </w:rPr>
        <w:t>Consultare’s</w:t>
      </w:r>
      <w:proofErr w:type="spellEnd"/>
      <w:r w:rsidRPr="000A555A">
        <w:rPr>
          <w:rStyle w:val="markedcontent"/>
          <w:rFonts w:ascii="Arial" w:hAnsi="Arial" w:cs="Arial"/>
          <w:sz w:val="20"/>
          <w:szCs w:val="20"/>
        </w:rPr>
        <w:t xml:space="preserve"> details is the client’s information. (The name and address of the client for which the invoice is being issued.</w:t>
      </w:r>
      <w:r w:rsidRPr="000A555A">
        <w:rPr>
          <w:rStyle w:val="markedcontent"/>
          <w:rFonts w:ascii="Arial" w:hAnsi="Arial" w:cs="Arial"/>
          <w:i/>
          <w:iCs/>
          <w:sz w:val="20"/>
          <w:szCs w:val="20"/>
        </w:rPr>
        <w:t xml:space="preserve"> (See number 4)</w:t>
      </w:r>
    </w:p>
    <w:p w14:paraId="676EA161" w14:textId="77777777" w:rsidR="000A555A" w:rsidRPr="000A555A" w:rsidRDefault="000A555A" w:rsidP="000A555A">
      <w:pPr>
        <w:pStyle w:val="ListParagraph"/>
        <w:numPr>
          <w:ilvl w:val="4"/>
          <w:numId w:val="8"/>
        </w:numPr>
        <w:spacing w:before="100" w:beforeAutospacing="1" w:after="0"/>
        <w:ind w:left="2552" w:hanging="797"/>
        <w:jc w:val="both"/>
        <w:rPr>
          <w:rStyle w:val="markedcontent"/>
          <w:rFonts w:ascii="Arial" w:hAnsi="Arial" w:cs="Arial"/>
          <w:sz w:val="20"/>
          <w:szCs w:val="20"/>
        </w:rPr>
      </w:pPr>
      <w:r w:rsidRPr="000A555A">
        <w:rPr>
          <w:rStyle w:val="markedcontent"/>
          <w:rFonts w:ascii="Arial" w:hAnsi="Arial" w:cs="Arial"/>
          <w:sz w:val="20"/>
          <w:szCs w:val="20"/>
        </w:rPr>
        <w:t>Itemized list of the services provided to client. (</w:t>
      </w:r>
      <w:r w:rsidRPr="000A555A">
        <w:rPr>
          <w:rFonts w:ascii="Arial" w:hAnsi="Arial" w:cs="Arial"/>
          <w:sz w:val="20"/>
          <w:szCs w:val="20"/>
        </w:rPr>
        <w:t>This includes the brief description of each service, the quantity supplied, or hours worked, and the rate for the service.</w:t>
      </w:r>
      <w:r w:rsidRPr="000A555A">
        <w:rPr>
          <w:rStyle w:val="markedcontent"/>
          <w:rFonts w:ascii="Arial" w:hAnsi="Arial" w:cs="Arial"/>
          <w:i/>
          <w:iCs/>
          <w:sz w:val="20"/>
          <w:szCs w:val="20"/>
        </w:rPr>
        <w:t xml:space="preserve"> (See number 5 and 6)</w:t>
      </w:r>
    </w:p>
    <w:p w14:paraId="6A408558" w14:textId="77777777" w:rsidR="000A555A" w:rsidRPr="000A555A" w:rsidRDefault="000A555A" w:rsidP="000A555A">
      <w:pPr>
        <w:pStyle w:val="ListParagraph"/>
        <w:numPr>
          <w:ilvl w:val="4"/>
          <w:numId w:val="8"/>
        </w:numPr>
        <w:spacing w:before="100" w:beforeAutospacing="1" w:after="0"/>
        <w:ind w:left="2552" w:hanging="797"/>
        <w:jc w:val="both"/>
        <w:rPr>
          <w:rStyle w:val="markedcontent"/>
          <w:rFonts w:ascii="Arial" w:hAnsi="Arial" w:cs="Arial"/>
          <w:sz w:val="20"/>
          <w:szCs w:val="20"/>
        </w:rPr>
      </w:pPr>
      <w:r w:rsidRPr="000A555A">
        <w:rPr>
          <w:rFonts w:ascii="Arial" w:hAnsi="Arial" w:cs="Arial"/>
          <w:sz w:val="20"/>
          <w:szCs w:val="20"/>
        </w:rPr>
        <w:t>Invoice total amount owed. (Individual item costs should be detailed, as well as applicable taxes, discounts, and prepayments.)</w:t>
      </w:r>
      <w:r w:rsidRPr="000A555A">
        <w:rPr>
          <w:rStyle w:val="markedcontent"/>
          <w:rFonts w:ascii="Arial" w:hAnsi="Arial" w:cs="Arial"/>
          <w:i/>
          <w:iCs/>
          <w:sz w:val="20"/>
          <w:szCs w:val="20"/>
        </w:rPr>
        <w:t xml:space="preserve"> (See number 6)</w:t>
      </w:r>
    </w:p>
    <w:p w14:paraId="0E1C178E" w14:textId="77777777" w:rsidR="000A555A" w:rsidRPr="000A555A" w:rsidRDefault="000A555A" w:rsidP="000A555A">
      <w:pPr>
        <w:pStyle w:val="ListParagraph"/>
        <w:numPr>
          <w:ilvl w:val="4"/>
          <w:numId w:val="8"/>
        </w:numPr>
        <w:spacing w:before="100" w:beforeAutospacing="1" w:after="0"/>
        <w:ind w:left="2552" w:hanging="797"/>
        <w:jc w:val="both"/>
        <w:rPr>
          <w:rStyle w:val="markedcontent"/>
          <w:rFonts w:ascii="Arial" w:hAnsi="Arial" w:cs="Arial"/>
          <w:sz w:val="20"/>
          <w:szCs w:val="20"/>
        </w:rPr>
      </w:pPr>
      <w:r w:rsidRPr="000A555A">
        <w:rPr>
          <w:rFonts w:ascii="Arial" w:hAnsi="Arial" w:cs="Arial"/>
          <w:sz w:val="20"/>
          <w:szCs w:val="20"/>
        </w:rPr>
        <w:t xml:space="preserve">Payment terms. (Includes the payment methods </w:t>
      </w:r>
      <w:proofErr w:type="spellStart"/>
      <w:r w:rsidRPr="000A555A">
        <w:rPr>
          <w:rFonts w:ascii="Arial" w:hAnsi="Arial" w:cs="Arial"/>
          <w:sz w:val="20"/>
          <w:szCs w:val="20"/>
        </w:rPr>
        <w:t>Consultare’s</w:t>
      </w:r>
      <w:proofErr w:type="spellEnd"/>
      <w:r w:rsidRPr="000A555A">
        <w:rPr>
          <w:rFonts w:ascii="Arial" w:hAnsi="Arial" w:cs="Arial"/>
          <w:sz w:val="20"/>
          <w:szCs w:val="20"/>
        </w:rPr>
        <w:t xml:space="preserve"> accept (i.e., cash, check, credit card, etc.) and any late fees that charge on overdue invoices.</w:t>
      </w:r>
      <w:r w:rsidRPr="000A555A">
        <w:rPr>
          <w:rStyle w:val="markedcontent"/>
          <w:rFonts w:ascii="Arial" w:hAnsi="Arial" w:cs="Arial"/>
          <w:i/>
          <w:iCs/>
          <w:sz w:val="20"/>
          <w:szCs w:val="20"/>
        </w:rPr>
        <w:t xml:space="preserve"> (See number 7)</w:t>
      </w:r>
    </w:p>
    <w:p w14:paraId="12A2A68E" w14:textId="1B545A62" w:rsidR="000A555A" w:rsidRPr="000A555A" w:rsidRDefault="000A555A" w:rsidP="000A555A">
      <w:pPr>
        <w:pStyle w:val="ListParagraph"/>
        <w:numPr>
          <w:ilvl w:val="4"/>
          <w:numId w:val="8"/>
        </w:numPr>
        <w:spacing w:before="100" w:beforeAutospacing="1" w:after="0"/>
        <w:ind w:left="2552" w:hanging="797"/>
        <w:jc w:val="both"/>
        <w:rPr>
          <w:rFonts w:ascii="Arial" w:hAnsi="Arial" w:cs="Arial"/>
          <w:sz w:val="20"/>
          <w:szCs w:val="20"/>
        </w:rPr>
      </w:pPr>
      <w:r w:rsidRPr="000A555A">
        <w:rPr>
          <w:rFonts w:ascii="Arial" w:hAnsi="Arial" w:cs="Arial"/>
          <w:sz w:val="20"/>
          <w:szCs w:val="20"/>
        </w:rPr>
        <w:t xml:space="preserve">Payment due date. (Clearly list the deadline for payment on the service invoice but sometimes it depends on the agreement of the two parties. </w:t>
      </w:r>
    </w:p>
    <w:p w14:paraId="04DC4B04" w14:textId="77777777" w:rsidR="000A555A" w:rsidRPr="0094001D" w:rsidRDefault="000A555A" w:rsidP="000A555A">
      <w:pPr>
        <w:spacing w:after="0"/>
        <w:jc w:val="both"/>
        <w:rPr>
          <w:rFonts w:ascii="Arial" w:hAnsi="Arial" w:cs="Arial"/>
          <w:sz w:val="20"/>
          <w:szCs w:val="20"/>
        </w:rPr>
      </w:pPr>
      <w:r w:rsidRPr="0094001D">
        <w:rPr>
          <w:rFonts w:ascii="Arial" w:hAnsi="Arial" w:cs="Arial"/>
          <w:noProof/>
          <w:sz w:val="20"/>
          <w:szCs w:val="20"/>
        </w:rPr>
        <w:drawing>
          <wp:inline distT="0" distB="0" distL="0" distR="0" wp14:anchorId="14B010F6" wp14:editId="418775D3">
            <wp:extent cx="5943600" cy="185229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5943600" cy="1852295"/>
                    </a:xfrm>
                    <a:prstGeom prst="rect">
                      <a:avLst/>
                    </a:prstGeom>
                  </pic:spPr>
                </pic:pic>
              </a:graphicData>
            </a:graphic>
          </wp:inline>
        </w:drawing>
      </w:r>
    </w:p>
    <w:p w14:paraId="12367920" w14:textId="77777777" w:rsidR="000A555A" w:rsidRPr="0094001D" w:rsidRDefault="000A555A" w:rsidP="000A555A">
      <w:pPr>
        <w:spacing w:before="100" w:beforeAutospacing="1" w:after="0"/>
        <w:jc w:val="both"/>
        <w:rPr>
          <w:rFonts w:ascii="Arial" w:hAnsi="Arial" w:cs="Arial"/>
          <w:sz w:val="20"/>
          <w:szCs w:val="20"/>
        </w:rPr>
      </w:pPr>
      <w:r w:rsidRPr="0094001D">
        <w:rPr>
          <w:rFonts w:ascii="Arial" w:hAnsi="Arial" w:cs="Arial"/>
          <w:noProof/>
          <w:sz w:val="20"/>
          <w:szCs w:val="20"/>
        </w:rPr>
        <w:drawing>
          <wp:anchor distT="0" distB="0" distL="114300" distR="114300" simplePos="0" relativeHeight="251688960" behindDoc="1" locked="0" layoutInCell="1" allowOverlap="1" wp14:anchorId="04BFEBEF" wp14:editId="51CADFDA">
            <wp:simplePos x="0" y="0"/>
            <wp:positionH relativeFrom="column">
              <wp:posOffset>85725</wp:posOffset>
            </wp:positionH>
            <wp:positionV relativeFrom="paragraph">
              <wp:posOffset>138430</wp:posOffset>
            </wp:positionV>
            <wp:extent cx="5591175" cy="3514725"/>
            <wp:effectExtent l="0" t="0" r="9525" b="9525"/>
            <wp:wrapNone/>
            <wp:docPr id="33" name="Picture 3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pic:cNvPicPr/>
                  </pic:nvPicPr>
                  <pic:blipFill>
                    <a:blip r:embed="rId34">
                      <a:extLst>
                        <a:ext uri="{28A0092B-C50C-407E-A947-70E740481C1C}">
                          <a14:useLocalDpi xmlns:a14="http://schemas.microsoft.com/office/drawing/2010/main" val="0"/>
                        </a:ext>
                      </a:extLst>
                    </a:blip>
                    <a:stretch>
                      <a:fillRect/>
                    </a:stretch>
                  </pic:blipFill>
                  <pic:spPr>
                    <a:xfrm>
                      <a:off x="0" y="0"/>
                      <a:ext cx="5591175" cy="3514725"/>
                    </a:xfrm>
                    <a:prstGeom prst="rect">
                      <a:avLst/>
                    </a:prstGeom>
                  </pic:spPr>
                </pic:pic>
              </a:graphicData>
            </a:graphic>
            <wp14:sizeRelV relativeFrom="margin">
              <wp14:pctHeight>0</wp14:pctHeight>
            </wp14:sizeRelV>
          </wp:anchor>
        </w:drawing>
      </w:r>
    </w:p>
    <w:p w14:paraId="4ED17B98" w14:textId="77777777" w:rsidR="000A555A" w:rsidRPr="00771928" w:rsidRDefault="000A555A" w:rsidP="000A555A">
      <w:pPr>
        <w:spacing w:before="100" w:beforeAutospacing="1" w:after="0"/>
        <w:jc w:val="both"/>
        <w:rPr>
          <w:rFonts w:ascii="Arial" w:hAnsi="Arial" w:cs="Arial"/>
          <w:sz w:val="20"/>
          <w:szCs w:val="20"/>
        </w:rPr>
      </w:pPr>
    </w:p>
    <w:p w14:paraId="557F4E2F" w14:textId="77777777" w:rsidR="000A555A" w:rsidRPr="0094001D" w:rsidRDefault="000A555A" w:rsidP="000A555A">
      <w:pPr>
        <w:spacing w:before="100" w:beforeAutospacing="1" w:after="0"/>
        <w:jc w:val="both"/>
        <w:rPr>
          <w:rFonts w:ascii="Arial" w:hAnsi="Arial" w:cs="Arial"/>
          <w:sz w:val="20"/>
          <w:szCs w:val="20"/>
        </w:rPr>
      </w:pPr>
    </w:p>
    <w:p w14:paraId="0FE7445C" w14:textId="77777777" w:rsidR="000A555A" w:rsidRPr="0094001D" w:rsidRDefault="000A555A" w:rsidP="000A555A">
      <w:pPr>
        <w:spacing w:before="100" w:beforeAutospacing="1" w:after="0"/>
        <w:jc w:val="both"/>
        <w:rPr>
          <w:rFonts w:ascii="Arial" w:hAnsi="Arial" w:cs="Arial"/>
          <w:sz w:val="20"/>
          <w:szCs w:val="20"/>
        </w:rPr>
      </w:pPr>
    </w:p>
    <w:p w14:paraId="36362463" w14:textId="77777777" w:rsidR="000A555A" w:rsidRDefault="000A555A" w:rsidP="000A555A">
      <w:pPr>
        <w:spacing w:before="100" w:beforeAutospacing="1" w:after="0"/>
        <w:jc w:val="both"/>
        <w:rPr>
          <w:rFonts w:ascii="Arial" w:hAnsi="Arial" w:cs="Arial"/>
          <w:sz w:val="20"/>
          <w:szCs w:val="20"/>
        </w:rPr>
      </w:pPr>
      <w:r w:rsidRPr="0094001D">
        <w:rPr>
          <w:noProof/>
        </w:rPr>
        <w:lastRenderedPageBreak/>
        <w:drawing>
          <wp:inline distT="0" distB="0" distL="0" distR="0" wp14:anchorId="6EFA9897" wp14:editId="1EBCD65D">
            <wp:extent cx="5943600" cy="2774950"/>
            <wp:effectExtent l="0" t="0" r="0" b="635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2774950"/>
                    </a:xfrm>
                    <a:prstGeom prst="rect">
                      <a:avLst/>
                    </a:prstGeom>
                  </pic:spPr>
                </pic:pic>
              </a:graphicData>
            </a:graphic>
          </wp:inline>
        </w:drawing>
      </w:r>
    </w:p>
    <w:p w14:paraId="561EAED3" w14:textId="77777777" w:rsidR="000A555A" w:rsidRPr="0094001D" w:rsidRDefault="000A555A" w:rsidP="000A555A">
      <w:pPr>
        <w:spacing w:before="100" w:beforeAutospacing="1" w:after="0"/>
        <w:jc w:val="both"/>
        <w:rPr>
          <w:rFonts w:ascii="Arial" w:hAnsi="Arial" w:cs="Arial"/>
          <w:sz w:val="20"/>
          <w:szCs w:val="20"/>
        </w:rPr>
      </w:pPr>
    </w:p>
    <w:p w14:paraId="738ECAC3" w14:textId="77777777" w:rsidR="000A555A" w:rsidRDefault="000A555A" w:rsidP="000A555A">
      <w:pPr>
        <w:pStyle w:val="ListParagraph"/>
        <w:numPr>
          <w:ilvl w:val="2"/>
          <w:numId w:val="10"/>
        </w:numPr>
        <w:spacing w:after="0"/>
        <w:jc w:val="both"/>
        <w:rPr>
          <w:rFonts w:ascii="Arial" w:hAnsi="Arial" w:cs="Arial"/>
          <w:sz w:val="20"/>
          <w:szCs w:val="20"/>
        </w:rPr>
      </w:pPr>
      <w:r w:rsidRPr="0094001D">
        <w:rPr>
          <w:rFonts w:ascii="Arial" w:hAnsi="Arial" w:cs="Arial"/>
          <w:sz w:val="20"/>
          <w:szCs w:val="20"/>
        </w:rPr>
        <w:t>Credit Control and The Collection of Debts</w:t>
      </w:r>
    </w:p>
    <w:p w14:paraId="324CBC0A" w14:textId="77777777" w:rsidR="000A555A" w:rsidRDefault="000A555A" w:rsidP="000A555A">
      <w:pPr>
        <w:pStyle w:val="ListParagraph"/>
        <w:numPr>
          <w:ilvl w:val="3"/>
          <w:numId w:val="10"/>
        </w:numPr>
        <w:spacing w:after="0"/>
        <w:ind w:left="1843"/>
        <w:jc w:val="both"/>
        <w:rPr>
          <w:rFonts w:ascii="Arial" w:hAnsi="Arial" w:cs="Arial"/>
          <w:sz w:val="20"/>
          <w:szCs w:val="20"/>
        </w:rPr>
      </w:pPr>
      <w:r w:rsidRPr="000A555A">
        <w:rPr>
          <w:rFonts w:ascii="Arial" w:hAnsi="Arial" w:cs="Arial"/>
          <w:sz w:val="20"/>
          <w:szCs w:val="20"/>
        </w:rPr>
        <w:t xml:space="preserve">The Accounting Coordinator is responsible for ensuring that: </w:t>
      </w:r>
    </w:p>
    <w:p w14:paraId="551028E4" w14:textId="77777777" w:rsidR="000A555A" w:rsidRDefault="000A555A" w:rsidP="000A555A">
      <w:pPr>
        <w:pStyle w:val="ListParagraph"/>
        <w:numPr>
          <w:ilvl w:val="4"/>
          <w:numId w:val="10"/>
        </w:numPr>
        <w:spacing w:after="0"/>
        <w:ind w:left="2835" w:hanging="938"/>
        <w:jc w:val="both"/>
        <w:rPr>
          <w:rFonts w:ascii="Arial" w:hAnsi="Arial" w:cs="Arial"/>
          <w:sz w:val="20"/>
          <w:szCs w:val="20"/>
        </w:rPr>
      </w:pPr>
      <w:r w:rsidRPr="000A555A">
        <w:rPr>
          <w:rFonts w:ascii="Arial" w:hAnsi="Arial" w:cs="Arial"/>
          <w:sz w:val="20"/>
          <w:szCs w:val="20"/>
        </w:rPr>
        <w:t xml:space="preserve">Invoices are issued stating that our terms of business are strictly 30 days from the date of the invoice. </w:t>
      </w:r>
    </w:p>
    <w:p w14:paraId="5BC62D3D" w14:textId="77777777" w:rsidR="000A555A" w:rsidRDefault="000A555A" w:rsidP="000A555A">
      <w:pPr>
        <w:pStyle w:val="ListParagraph"/>
        <w:numPr>
          <w:ilvl w:val="4"/>
          <w:numId w:val="10"/>
        </w:numPr>
        <w:spacing w:after="0"/>
        <w:ind w:left="2835" w:hanging="938"/>
        <w:jc w:val="both"/>
        <w:rPr>
          <w:rFonts w:ascii="Arial" w:hAnsi="Arial" w:cs="Arial"/>
          <w:sz w:val="20"/>
          <w:szCs w:val="20"/>
        </w:rPr>
      </w:pPr>
      <w:r w:rsidRPr="000A555A">
        <w:rPr>
          <w:rFonts w:ascii="Arial" w:hAnsi="Arial" w:cs="Arial"/>
          <w:sz w:val="20"/>
          <w:szCs w:val="20"/>
        </w:rPr>
        <w:t>Invoices are raised for the whole sum due.</w:t>
      </w:r>
    </w:p>
    <w:p w14:paraId="64C00473" w14:textId="77777777" w:rsidR="000A555A" w:rsidRDefault="000A555A" w:rsidP="000A555A">
      <w:pPr>
        <w:pStyle w:val="ListParagraph"/>
        <w:numPr>
          <w:ilvl w:val="4"/>
          <w:numId w:val="10"/>
        </w:numPr>
        <w:spacing w:after="0"/>
        <w:ind w:left="2835" w:hanging="938"/>
        <w:jc w:val="both"/>
        <w:rPr>
          <w:rFonts w:ascii="Arial" w:hAnsi="Arial" w:cs="Arial"/>
          <w:sz w:val="20"/>
          <w:szCs w:val="20"/>
        </w:rPr>
      </w:pPr>
      <w:r w:rsidRPr="000A555A">
        <w:rPr>
          <w:rFonts w:ascii="Arial" w:hAnsi="Arial" w:cs="Arial"/>
          <w:sz w:val="20"/>
          <w:szCs w:val="20"/>
        </w:rPr>
        <w:t xml:space="preserve">If payment has not yet been made after two weeks of issuance of invoice, we can send a polite email regarding the invoice or check if they even received the bill. </w:t>
      </w:r>
    </w:p>
    <w:p w14:paraId="058F965F" w14:textId="77777777" w:rsidR="000A555A" w:rsidRDefault="000A555A" w:rsidP="000A555A">
      <w:pPr>
        <w:pStyle w:val="ListParagraph"/>
        <w:numPr>
          <w:ilvl w:val="4"/>
          <w:numId w:val="10"/>
        </w:numPr>
        <w:spacing w:after="0"/>
        <w:ind w:left="2835" w:hanging="938"/>
        <w:jc w:val="both"/>
        <w:rPr>
          <w:rStyle w:val="markedcontent"/>
          <w:rFonts w:ascii="Arial" w:hAnsi="Arial" w:cs="Arial"/>
          <w:sz w:val="20"/>
          <w:szCs w:val="20"/>
        </w:rPr>
      </w:pPr>
      <w:r w:rsidRPr="000A555A">
        <w:rPr>
          <w:rStyle w:val="markedcontent"/>
          <w:rFonts w:ascii="Arial" w:hAnsi="Arial" w:cs="Arial"/>
          <w:sz w:val="20"/>
          <w:szCs w:val="20"/>
        </w:rPr>
        <w:t>If payment has not been made after 30 days of invoice a statement is sent out by the</w:t>
      </w:r>
      <w:r w:rsidRPr="000A555A">
        <w:rPr>
          <w:rFonts w:ascii="Arial" w:hAnsi="Arial" w:cs="Arial"/>
          <w:sz w:val="20"/>
          <w:szCs w:val="20"/>
        </w:rPr>
        <w:t xml:space="preserve"> </w:t>
      </w:r>
      <w:r w:rsidRPr="000A555A">
        <w:rPr>
          <w:rStyle w:val="markedcontent"/>
          <w:rFonts w:ascii="Arial" w:hAnsi="Arial" w:cs="Arial"/>
          <w:sz w:val="20"/>
          <w:szCs w:val="20"/>
        </w:rPr>
        <w:t>Accounting Officer to the Customer’s Finance Contact.</w:t>
      </w:r>
    </w:p>
    <w:p w14:paraId="00DB32A0" w14:textId="77777777" w:rsidR="000A555A" w:rsidRDefault="000A555A" w:rsidP="000A555A">
      <w:pPr>
        <w:pStyle w:val="ListParagraph"/>
        <w:numPr>
          <w:ilvl w:val="4"/>
          <w:numId w:val="10"/>
        </w:numPr>
        <w:spacing w:after="0"/>
        <w:ind w:left="2835" w:hanging="938"/>
        <w:jc w:val="both"/>
        <w:rPr>
          <w:rStyle w:val="markedcontent"/>
          <w:rFonts w:ascii="Arial" w:hAnsi="Arial" w:cs="Arial"/>
          <w:sz w:val="20"/>
          <w:szCs w:val="20"/>
        </w:rPr>
      </w:pPr>
      <w:r w:rsidRPr="000A555A">
        <w:rPr>
          <w:rStyle w:val="markedcontent"/>
          <w:rFonts w:ascii="Arial" w:hAnsi="Arial" w:cs="Arial"/>
          <w:sz w:val="20"/>
          <w:szCs w:val="20"/>
        </w:rPr>
        <w:t>If payment has not been made after 60 days the CFO authorizes a second</w:t>
      </w:r>
      <w:r w:rsidRPr="000A555A">
        <w:rPr>
          <w:rFonts w:ascii="Arial" w:hAnsi="Arial" w:cs="Arial"/>
          <w:sz w:val="20"/>
          <w:szCs w:val="20"/>
        </w:rPr>
        <w:t xml:space="preserve"> </w:t>
      </w:r>
      <w:r w:rsidRPr="000A555A">
        <w:rPr>
          <w:rStyle w:val="markedcontent"/>
          <w:rFonts w:ascii="Arial" w:hAnsi="Arial" w:cs="Arial"/>
          <w:sz w:val="20"/>
          <w:szCs w:val="20"/>
        </w:rPr>
        <w:t>statement to be sent to the Clients Finance Contact by the Accounting Officer, with a follow up</w:t>
      </w:r>
      <w:r w:rsidRPr="000A555A">
        <w:rPr>
          <w:rFonts w:ascii="Arial" w:hAnsi="Arial" w:cs="Arial"/>
          <w:sz w:val="20"/>
          <w:szCs w:val="20"/>
        </w:rPr>
        <w:t xml:space="preserve"> </w:t>
      </w:r>
      <w:r w:rsidRPr="000A555A">
        <w:rPr>
          <w:rStyle w:val="markedcontent"/>
          <w:rFonts w:ascii="Arial" w:hAnsi="Arial" w:cs="Arial"/>
          <w:sz w:val="20"/>
          <w:szCs w:val="20"/>
        </w:rPr>
        <w:t xml:space="preserve">telephone call to those customers with a poor payment history. </w:t>
      </w:r>
    </w:p>
    <w:p w14:paraId="3402A47F" w14:textId="32FBCC59" w:rsidR="000A555A" w:rsidRPr="000A555A" w:rsidRDefault="000A555A" w:rsidP="000A555A">
      <w:pPr>
        <w:pStyle w:val="ListParagraph"/>
        <w:numPr>
          <w:ilvl w:val="4"/>
          <w:numId w:val="10"/>
        </w:numPr>
        <w:spacing w:after="0"/>
        <w:ind w:left="2835" w:hanging="938"/>
        <w:jc w:val="both"/>
        <w:rPr>
          <w:rFonts w:ascii="Arial" w:hAnsi="Arial" w:cs="Arial"/>
          <w:sz w:val="20"/>
          <w:szCs w:val="20"/>
        </w:rPr>
      </w:pPr>
      <w:r w:rsidRPr="000A555A">
        <w:rPr>
          <w:rFonts w:ascii="Arial" w:hAnsi="Arial" w:cs="Arial"/>
          <w:bCs/>
          <w:sz w:val="20"/>
          <w:szCs w:val="20"/>
        </w:rPr>
        <w:t>Accounting Officer issue a work stoppage</w:t>
      </w:r>
      <w:r w:rsidRPr="000A555A">
        <w:rPr>
          <w:rFonts w:ascii="Arial" w:hAnsi="Arial" w:cs="Arial"/>
          <w:b/>
          <w:sz w:val="20"/>
          <w:szCs w:val="20"/>
        </w:rPr>
        <w:t xml:space="preserve"> </w:t>
      </w:r>
      <w:r w:rsidRPr="000A555A">
        <w:rPr>
          <w:rFonts w:ascii="Arial" w:hAnsi="Arial" w:cs="Arial"/>
          <w:color w:val="222222"/>
          <w:sz w:val="20"/>
          <w:szCs w:val="20"/>
          <w:shd w:val="clear" w:color="auto" w:fill="FFFFFF"/>
        </w:rPr>
        <w:t>due to non-payment and/or unsettled invoices. Services will have resumed once all outstanding invoices have been paid.</w:t>
      </w:r>
    </w:p>
    <w:p w14:paraId="646D5B4D" w14:textId="77777777" w:rsidR="000A555A" w:rsidRDefault="000A555A" w:rsidP="000A555A">
      <w:pPr>
        <w:pStyle w:val="ListParagraph"/>
        <w:spacing w:after="0"/>
        <w:ind w:left="360"/>
        <w:jc w:val="both"/>
        <w:rPr>
          <w:rFonts w:ascii="Arial" w:hAnsi="Arial" w:cs="Arial"/>
          <w:sz w:val="20"/>
          <w:szCs w:val="20"/>
        </w:rPr>
      </w:pPr>
    </w:p>
    <w:p w14:paraId="34B73530" w14:textId="77777777" w:rsidR="000A555A" w:rsidRDefault="000A555A" w:rsidP="000A555A">
      <w:pPr>
        <w:pStyle w:val="ListParagraph"/>
        <w:numPr>
          <w:ilvl w:val="2"/>
          <w:numId w:val="11"/>
        </w:numPr>
        <w:spacing w:after="0"/>
        <w:ind w:left="1276"/>
        <w:jc w:val="both"/>
        <w:rPr>
          <w:rFonts w:ascii="Arial" w:hAnsi="Arial" w:cs="Arial"/>
          <w:sz w:val="20"/>
          <w:szCs w:val="20"/>
        </w:rPr>
      </w:pPr>
      <w:r w:rsidRPr="0094001D">
        <w:rPr>
          <w:rFonts w:ascii="Arial" w:hAnsi="Arial" w:cs="Arial"/>
          <w:sz w:val="20"/>
          <w:szCs w:val="20"/>
        </w:rPr>
        <w:t>How to generate service logs for PRP Dashboard</w:t>
      </w:r>
    </w:p>
    <w:p w14:paraId="55705D65" w14:textId="77777777" w:rsidR="000A555A" w:rsidRDefault="000A555A" w:rsidP="000A555A">
      <w:pPr>
        <w:pStyle w:val="ListParagraph"/>
        <w:numPr>
          <w:ilvl w:val="3"/>
          <w:numId w:val="11"/>
        </w:numPr>
        <w:spacing w:after="0"/>
        <w:ind w:left="1843" w:hanging="709"/>
        <w:jc w:val="both"/>
        <w:rPr>
          <w:rFonts w:ascii="Arial" w:hAnsi="Arial" w:cs="Arial"/>
          <w:sz w:val="20"/>
          <w:szCs w:val="20"/>
        </w:rPr>
      </w:pPr>
      <w:r w:rsidRPr="000A555A">
        <w:rPr>
          <w:rFonts w:ascii="Arial" w:hAnsi="Arial" w:cs="Arial"/>
          <w:sz w:val="20"/>
          <w:szCs w:val="20"/>
        </w:rPr>
        <w:t>Procedure on how to generate service logs</w:t>
      </w:r>
    </w:p>
    <w:p w14:paraId="0342F8A4" w14:textId="77777777" w:rsidR="000A555A" w:rsidRDefault="000A555A" w:rsidP="000A555A">
      <w:pPr>
        <w:pStyle w:val="ListParagraph"/>
        <w:numPr>
          <w:ilvl w:val="4"/>
          <w:numId w:val="11"/>
        </w:numPr>
        <w:spacing w:after="0"/>
        <w:ind w:left="1843" w:firstLine="142"/>
        <w:jc w:val="both"/>
        <w:rPr>
          <w:rFonts w:ascii="Arial" w:hAnsi="Arial" w:cs="Arial"/>
          <w:sz w:val="20"/>
          <w:szCs w:val="20"/>
        </w:rPr>
      </w:pPr>
      <w:r w:rsidRPr="000A555A">
        <w:rPr>
          <w:rFonts w:ascii="Arial" w:hAnsi="Arial" w:cs="Arial"/>
          <w:sz w:val="20"/>
          <w:szCs w:val="20"/>
        </w:rPr>
        <w:t xml:space="preserve">PRP Dashboard </w:t>
      </w:r>
    </w:p>
    <w:p w14:paraId="1CBDB670" w14:textId="3D1C5704" w:rsidR="000A555A" w:rsidRPr="000A555A" w:rsidRDefault="000A555A" w:rsidP="000A555A">
      <w:pPr>
        <w:pStyle w:val="ListParagraph"/>
        <w:numPr>
          <w:ilvl w:val="5"/>
          <w:numId w:val="11"/>
        </w:numPr>
        <w:spacing w:after="0"/>
        <w:ind w:left="3828" w:hanging="993"/>
        <w:jc w:val="both"/>
        <w:rPr>
          <w:rFonts w:ascii="Arial" w:hAnsi="Arial" w:cs="Arial"/>
          <w:sz w:val="20"/>
          <w:szCs w:val="20"/>
        </w:rPr>
      </w:pPr>
      <w:r w:rsidRPr="000A555A">
        <w:rPr>
          <w:rFonts w:ascii="Arial" w:hAnsi="Arial" w:cs="Arial"/>
          <w:color w:val="000000"/>
          <w:sz w:val="20"/>
          <w:szCs w:val="20"/>
          <w:shd w:val="clear" w:color="auto" w:fill="FFFFFF"/>
        </w:rPr>
        <w:t xml:space="preserve">Login to PRP System and click this link </w:t>
      </w:r>
    </w:p>
    <w:p w14:paraId="64B1001C" w14:textId="77777777" w:rsidR="000A555A" w:rsidRDefault="00000000" w:rsidP="000A555A">
      <w:pPr>
        <w:pStyle w:val="ListParagraph"/>
        <w:spacing w:before="100" w:beforeAutospacing="1" w:after="0"/>
        <w:ind w:left="3828"/>
        <w:jc w:val="both"/>
        <w:rPr>
          <w:rStyle w:val="Hyperlink"/>
          <w:rFonts w:ascii="Arial" w:hAnsi="Arial" w:cs="Arial"/>
          <w:sz w:val="20"/>
          <w:szCs w:val="20"/>
        </w:rPr>
      </w:pPr>
      <w:hyperlink r:id="rId36" w:history="1">
        <w:r w:rsidR="000A555A" w:rsidRPr="00193259">
          <w:rPr>
            <w:rStyle w:val="Hyperlink"/>
            <w:rFonts w:ascii="Arial" w:hAnsi="Arial" w:cs="Arial"/>
            <w:sz w:val="20"/>
            <w:szCs w:val="20"/>
          </w:rPr>
          <w:t>https://www.prpcompliance.com/SERVICES_LOGS/SERVICE_REPORT_GENERATE_INVOICE.php?filter=Button_</w:t>
        </w:r>
      </w:hyperlink>
      <w:r w:rsidR="000A555A" w:rsidRPr="00BE5DFC">
        <w:rPr>
          <w:rStyle w:val="Hyperlink"/>
          <w:rFonts w:ascii="Arial" w:hAnsi="Arial" w:cs="Arial"/>
          <w:sz w:val="20"/>
          <w:szCs w:val="20"/>
        </w:rPr>
        <w:t xml:space="preserve">  </w:t>
      </w:r>
    </w:p>
    <w:p w14:paraId="446576AC" w14:textId="172ECFA6" w:rsidR="000A555A" w:rsidRPr="000A555A" w:rsidRDefault="000A555A" w:rsidP="000A555A">
      <w:pPr>
        <w:pStyle w:val="ListParagraph"/>
        <w:spacing w:before="100" w:beforeAutospacing="1" w:after="0"/>
        <w:ind w:left="2977" w:hanging="142"/>
        <w:jc w:val="both"/>
        <w:rPr>
          <w:rStyle w:val="Hyperlink"/>
          <w:rFonts w:ascii="Arial" w:hAnsi="Arial" w:cs="Arial"/>
          <w:sz w:val="20"/>
          <w:szCs w:val="20"/>
        </w:rPr>
      </w:pPr>
      <w:r w:rsidRPr="000A555A">
        <w:rPr>
          <w:rStyle w:val="Hyperlink"/>
          <w:rFonts w:ascii="Arial" w:hAnsi="Arial" w:cs="Arial"/>
          <w:color w:val="auto"/>
          <w:sz w:val="20"/>
          <w:szCs w:val="20"/>
          <w:u w:val="none"/>
        </w:rPr>
        <w:t>8.1.5.1.1.2</w:t>
      </w:r>
      <w:r>
        <w:rPr>
          <w:rStyle w:val="Hyperlink"/>
          <w:rFonts w:ascii="Arial" w:hAnsi="Arial" w:cs="Arial"/>
          <w:color w:val="auto"/>
          <w:sz w:val="20"/>
          <w:szCs w:val="20"/>
        </w:rPr>
        <w:t xml:space="preserve"> </w:t>
      </w:r>
      <w:r w:rsidRPr="000A555A">
        <w:rPr>
          <w:rStyle w:val="Hyperlink"/>
          <w:rFonts w:ascii="Arial" w:hAnsi="Arial" w:cs="Arial"/>
          <w:color w:val="auto"/>
          <w:sz w:val="20"/>
          <w:szCs w:val="20"/>
        </w:rPr>
        <w:t xml:space="preserve">This will be the screen that will pop out once you click the above link. </w:t>
      </w:r>
    </w:p>
    <w:p w14:paraId="0386884B" w14:textId="1BACB70C" w:rsidR="000A555A" w:rsidRPr="0094001D" w:rsidRDefault="000A555A" w:rsidP="000A555A">
      <w:pPr>
        <w:pStyle w:val="ListParagraph"/>
        <w:spacing w:after="0"/>
        <w:ind w:left="1620"/>
        <w:jc w:val="both"/>
        <w:rPr>
          <w:rFonts w:ascii="Arial" w:hAnsi="Arial" w:cs="Arial"/>
          <w:sz w:val="20"/>
          <w:szCs w:val="20"/>
        </w:rPr>
      </w:pPr>
      <w:r w:rsidRPr="000A555A">
        <w:rPr>
          <w:noProof/>
        </w:rPr>
        <w:lastRenderedPageBreak/>
        <w:drawing>
          <wp:anchor distT="0" distB="0" distL="114300" distR="114300" simplePos="0" relativeHeight="251680768" behindDoc="0" locked="0" layoutInCell="1" allowOverlap="1" wp14:anchorId="4D786ADA" wp14:editId="61152678">
            <wp:simplePos x="0" y="0"/>
            <wp:positionH relativeFrom="column">
              <wp:posOffset>1264920</wp:posOffset>
            </wp:positionH>
            <wp:positionV relativeFrom="paragraph">
              <wp:posOffset>135255</wp:posOffset>
            </wp:positionV>
            <wp:extent cx="4610100" cy="1894840"/>
            <wp:effectExtent l="0" t="0" r="0" b="0"/>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610100" cy="1894840"/>
                    </a:xfrm>
                    <a:prstGeom prst="rect">
                      <a:avLst/>
                    </a:prstGeom>
                  </pic:spPr>
                </pic:pic>
              </a:graphicData>
            </a:graphic>
            <wp14:sizeRelH relativeFrom="page">
              <wp14:pctWidth>0</wp14:pctWidth>
            </wp14:sizeRelH>
            <wp14:sizeRelV relativeFrom="page">
              <wp14:pctHeight>0</wp14:pctHeight>
            </wp14:sizeRelV>
          </wp:anchor>
        </w:drawing>
      </w:r>
    </w:p>
    <w:p w14:paraId="5B27569F" w14:textId="2259DF37" w:rsidR="000A555A" w:rsidRPr="000A555A" w:rsidRDefault="000A555A" w:rsidP="000A555A">
      <w:pPr>
        <w:pStyle w:val="ListParagraph"/>
        <w:numPr>
          <w:ilvl w:val="5"/>
          <w:numId w:val="12"/>
        </w:numPr>
        <w:spacing w:after="0"/>
        <w:ind w:left="3828"/>
        <w:jc w:val="both"/>
        <w:rPr>
          <w:rFonts w:ascii="Arial" w:hAnsi="Arial" w:cs="Arial"/>
          <w:sz w:val="20"/>
          <w:szCs w:val="20"/>
        </w:rPr>
      </w:pPr>
      <w:r w:rsidRPr="0094001D">
        <w:rPr>
          <w:rFonts w:ascii="Arial" w:hAnsi="Arial" w:cs="Arial"/>
          <w:noProof/>
          <w:sz w:val="20"/>
          <w:szCs w:val="20"/>
        </w:rPr>
        <w:drawing>
          <wp:anchor distT="0" distB="0" distL="114300" distR="114300" simplePos="0" relativeHeight="251681792" behindDoc="0" locked="0" layoutInCell="1" allowOverlap="1" wp14:anchorId="0C59537D" wp14:editId="4222ED9F">
            <wp:simplePos x="0" y="0"/>
            <wp:positionH relativeFrom="column">
              <wp:posOffset>1478915</wp:posOffset>
            </wp:positionH>
            <wp:positionV relativeFrom="paragraph">
              <wp:posOffset>2589530</wp:posOffset>
            </wp:positionV>
            <wp:extent cx="4728210" cy="2217420"/>
            <wp:effectExtent l="0" t="0" r="0" b="0"/>
            <wp:wrapSquare wrapText="bothSides"/>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4728210" cy="2217420"/>
                    </a:xfrm>
                    <a:prstGeom prst="rect">
                      <a:avLst/>
                    </a:prstGeom>
                  </pic:spPr>
                </pic:pic>
              </a:graphicData>
            </a:graphic>
            <wp14:sizeRelH relativeFrom="page">
              <wp14:pctWidth>0</wp14:pctWidth>
            </wp14:sizeRelH>
            <wp14:sizeRelV relativeFrom="page">
              <wp14:pctHeight>0</wp14:pctHeight>
            </wp14:sizeRelV>
          </wp:anchor>
        </w:drawing>
      </w:r>
      <w:r w:rsidRPr="000A555A">
        <w:rPr>
          <w:rFonts w:ascii="Arial" w:hAnsi="Arial" w:cs="Arial"/>
          <w:sz w:val="20"/>
          <w:szCs w:val="20"/>
        </w:rPr>
        <w:t xml:space="preserve">On the address bar change the client’s name on the end of the web address then hit Enter. </w:t>
      </w:r>
    </w:p>
    <w:p w14:paraId="665A65B7" w14:textId="77777777" w:rsidR="000A555A" w:rsidRPr="000A555A" w:rsidRDefault="000A555A" w:rsidP="000A555A">
      <w:pPr>
        <w:spacing w:after="0"/>
        <w:jc w:val="both"/>
        <w:rPr>
          <w:rFonts w:ascii="Arial" w:hAnsi="Arial" w:cs="Arial"/>
          <w:sz w:val="20"/>
          <w:szCs w:val="20"/>
        </w:rPr>
      </w:pPr>
    </w:p>
    <w:p w14:paraId="34FCFE4A" w14:textId="77777777" w:rsidR="000A555A" w:rsidRDefault="000A555A" w:rsidP="000A555A">
      <w:pPr>
        <w:pStyle w:val="ListParagraph"/>
        <w:spacing w:after="0"/>
        <w:ind w:left="1620"/>
        <w:jc w:val="both"/>
        <w:rPr>
          <w:rFonts w:ascii="Arial" w:hAnsi="Arial" w:cs="Arial"/>
          <w:sz w:val="20"/>
          <w:szCs w:val="20"/>
        </w:rPr>
      </w:pPr>
    </w:p>
    <w:p w14:paraId="68B42A6E" w14:textId="71589C4F" w:rsidR="000A555A" w:rsidRPr="0094001D" w:rsidRDefault="000A555A" w:rsidP="000A555A">
      <w:pPr>
        <w:pStyle w:val="ListParagraph"/>
        <w:spacing w:after="0"/>
        <w:ind w:left="1620"/>
        <w:jc w:val="both"/>
        <w:rPr>
          <w:rFonts w:ascii="Arial" w:hAnsi="Arial" w:cs="Arial"/>
          <w:sz w:val="20"/>
          <w:szCs w:val="20"/>
        </w:rPr>
      </w:pPr>
    </w:p>
    <w:p w14:paraId="62CCBE16" w14:textId="6A399563" w:rsidR="000A555A" w:rsidRPr="0094001D" w:rsidRDefault="000A555A" w:rsidP="000A555A">
      <w:pPr>
        <w:pStyle w:val="ListParagraph"/>
        <w:spacing w:before="100" w:beforeAutospacing="1" w:after="0"/>
        <w:ind w:left="2340"/>
        <w:jc w:val="both"/>
        <w:rPr>
          <w:rFonts w:ascii="Arial" w:hAnsi="Arial" w:cs="Arial"/>
          <w:sz w:val="20"/>
          <w:szCs w:val="20"/>
        </w:rPr>
      </w:pPr>
    </w:p>
    <w:p w14:paraId="63A5430F" w14:textId="6F717470" w:rsidR="000A555A" w:rsidRPr="000A555A" w:rsidRDefault="000A555A" w:rsidP="000A555A">
      <w:pPr>
        <w:pStyle w:val="ListParagraph"/>
        <w:numPr>
          <w:ilvl w:val="5"/>
          <w:numId w:val="12"/>
        </w:numPr>
        <w:spacing w:before="100" w:beforeAutospacing="1" w:after="0"/>
        <w:ind w:left="3686"/>
        <w:jc w:val="both"/>
        <w:rPr>
          <w:rFonts w:ascii="Arial" w:hAnsi="Arial" w:cs="Arial"/>
          <w:sz w:val="20"/>
          <w:szCs w:val="20"/>
        </w:rPr>
      </w:pPr>
      <w:r w:rsidRPr="0094001D">
        <w:rPr>
          <w:rFonts w:ascii="Arial" w:hAnsi="Arial" w:cs="Arial"/>
          <w:noProof/>
          <w:sz w:val="20"/>
          <w:szCs w:val="20"/>
        </w:rPr>
        <w:drawing>
          <wp:anchor distT="0" distB="0" distL="114300" distR="114300" simplePos="0" relativeHeight="251682816" behindDoc="0" locked="0" layoutInCell="1" allowOverlap="1" wp14:anchorId="31095AA1" wp14:editId="5AFE73A9">
            <wp:simplePos x="0" y="0"/>
            <wp:positionH relativeFrom="column">
              <wp:posOffset>1653540</wp:posOffset>
            </wp:positionH>
            <wp:positionV relativeFrom="paragraph">
              <wp:posOffset>346710</wp:posOffset>
            </wp:positionV>
            <wp:extent cx="4488180" cy="2102485"/>
            <wp:effectExtent l="0" t="0" r="7620" b="0"/>
            <wp:wrapSquare wrapText="bothSides"/>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4488180" cy="2102485"/>
                    </a:xfrm>
                    <a:prstGeom prst="rect">
                      <a:avLst/>
                    </a:prstGeom>
                  </pic:spPr>
                </pic:pic>
              </a:graphicData>
            </a:graphic>
            <wp14:sizeRelH relativeFrom="page">
              <wp14:pctWidth>0</wp14:pctWidth>
            </wp14:sizeRelH>
            <wp14:sizeRelV relativeFrom="page">
              <wp14:pctHeight>0</wp14:pctHeight>
            </wp14:sizeRelV>
          </wp:anchor>
        </w:drawing>
      </w:r>
      <w:r w:rsidRPr="000A555A">
        <w:rPr>
          <w:rFonts w:ascii="Arial" w:hAnsi="Arial" w:cs="Arial"/>
          <w:sz w:val="20"/>
          <w:szCs w:val="20"/>
        </w:rPr>
        <w:t>Click the EXCEL button to generate service logs for that specific client.</w:t>
      </w:r>
    </w:p>
    <w:p w14:paraId="12A1B3D7" w14:textId="77777777" w:rsidR="000A555A" w:rsidRDefault="000A555A" w:rsidP="000A555A">
      <w:pPr>
        <w:pStyle w:val="ListParagraph"/>
        <w:spacing w:before="100" w:beforeAutospacing="1" w:after="0"/>
        <w:ind w:left="3060" w:hanging="366"/>
        <w:jc w:val="both"/>
        <w:rPr>
          <w:rFonts w:ascii="Arial" w:hAnsi="Arial" w:cs="Arial"/>
          <w:sz w:val="20"/>
          <w:szCs w:val="20"/>
        </w:rPr>
      </w:pPr>
    </w:p>
    <w:p w14:paraId="6D9D9D9E" w14:textId="7B1A0A7E" w:rsidR="000A555A" w:rsidRPr="000A555A" w:rsidRDefault="000A555A" w:rsidP="000A555A">
      <w:pPr>
        <w:pStyle w:val="ListParagraph"/>
        <w:spacing w:before="100" w:beforeAutospacing="1" w:after="0"/>
        <w:ind w:left="3060" w:hanging="366"/>
        <w:jc w:val="both"/>
        <w:rPr>
          <w:rFonts w:ascii="Arial" w:hAnsi="Arial" w:cs="Arial"/>
          <w:sz w:val="20"/>
          <w:szCs w:val="20"/>
        </w:rPr>
      </w:pPr>
      <w:r>
        <w:rPr>
          <w:rFonts w:ascii="Arial" w:hAnsi="Arial" w:cs="Arial"/>
          <w:sz w:val="20"/>
          <w:szCs w:val="20"/>
        </w:rPr>
        <w:lastRenderedPageBreak/>
        <w:t xml:space="preserve">8.1.5.1.1.5 </w:t>
      </w:r>
      <w:r w:rsidRPr="000A555A">
        <w:rPr>
          <w:rFonts w:ascii="Arial" w:hAnsi="Arial" w:cs="Arial"/>
          <w:sz w:val="20"/>
          <w:szCs w:val="20"/>
        </w:rPr>
        <w:t xml:space="preserve">Then Click the file on the specific folder then SAVE. </w:t>
      </w:r>
    </w:p>
    <w:p w14:paraId="52B496FB" w14:textId="47F9B2A2" w:rsidR="000A555A" w:rsidRPr="0094001D" w:rsidRDefault="000A555A" w:rsidP="000A555A">
      <w:pPr>
        <w:pStyle w:val="ListParagraph"/>
        <w:spacing w:before="100" w:beforeAutospacing="1" w:after="0"/>
        <w:ind w:left="2340"/>
        <w:jc w:val="both"/>
        <w:rPr>
          <w:rFonts w:ascii="Arial" w:hAnsi="Arial" w:cs="Arial"/>
          <w:sz w:val="20"/>
          <w:szCs w:val="20"/>
        </w:rPr>
      </w:pPr>
      <w:r w:rsidRPr="0094001D">
        <w:rPr>
          <w:rFonts w:ascii="Arial" w:hAnsi="Arial" w:cs="Arial"/>
          <w:noProof/>
          <w:sz w:val="20"/>
          <w:szCs w:val="20"/>
        </w:rPr>
        <w:drawing>
          <wp:anchor distT="0" distB="0" distL="114300" distR="114300" simplePos="0" relativeHeight="251683840" behindDoc="0" locked="0" layoutInCell="1" allowOverlap="1" wp14:anchorId="01CA0B90" wp14:editId="47220574">
            <wp:simplePos x="0" y="0"/>
            <wp:positionH relativeFrom="margin">
              <wp:posOffset>1097280</wp:posOffset>
            </wp:positionH>
            <wp:positionV relativeFrom="paragraph">
              <wp:posOffset>90805</wp:posOffset>
            </wp:positionV>
            <wp:extent cx="4358005" cy="3048000"/>
            <wp:effectExtent l="0" t="0" r="4445" b="0"/>
            <wp:wrapSquare wrapText="bothSides"/>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4358005" cy="3048000"/>
                    </a:xfrm>
                    <a:prstGeom prst="rect">
                      <a:avLst/>
                    </a:prstGeom>
                  </pic:spPr>
                </pic:pic>
              </a:graphicData>
            </a:graphic>
            <wp14:sizeRelH relativeFrom="page">
              <wp14:pctWidth>0</wp14:pctWidth>
            </wp14:sizeRelH>
            <wp14:sizeRelV relativeFrom="page">
              <wp14:pctHeight>0</wp14:pctHeight>
            </wp14:sizeRelV>
          </wp:anchor>
        </w:drawing>
      </w:r>
    </w:p>
    <w:p w14:paraId="7510FA44" w14:textId="11B0D575" w:rsidR="000A555A" w:rsidRPr="0094001D" w:rsidRDefault="000A555A" w:rsidP="000A555A">
      <w:pPr>
        <w:pStyle w:val="ListParagraph"/>
        <w:spacing w:before="100" w:beforeAutospacing="1" w:after="0"/>
        <w:ind w:left="2340"/>
        <w:jc w:val="both"/>
        <w:rPr>
          <w:rFonts w:ascii="Arial" w:hAnsi="Arial" w:cs="Arial"/>
          <w:sz w:val="20"/>
          <w:szCs w:val="20"/>
        </w:rPr>
      </w:pPr>
    </w:p>
    <w:p w14:paraId="275DEFCD" w14:textId="6AB2BB69" w:rsidR="000A555A" w:rsidRPr="0094001D" w:rsidRDefault="000A555A" w:rsidP="000A555A">
      <w:pPr>
        <w:pStyle w:val="ListParagraph"/>
        <w:spacing w:before="100" w:beforeAutospacing="1" w:after="0"/>
        <w:ind w:left="975"/>
        <w:jc w:val="both"/>
        <w:rPr>
          <w:rFonts w:ascii="Arial" w:hAnsi="Arial" w:cs="Arial"/>
          <w:sz w:val="20"/>
          <w:szCs w:val="20"/>
        </w:rPr>
      </w:pPr>
    </w:p>
    <w:p w14:paraId="59C550EE" w14:textId="2291BBC7" w:rsidR="000A555A" w:rsidRPr="0094001D" w:rsidRDefault="000A555A" w:rsidP="000A555A">
      <w:pPr>
        <w:pStyle w:val="ListParagraph"/>
        <w:spacing w:before="100" w:beforeAutospacing="1" w:after="0"/>
        <w:ind w:left="3780"/>
        <w:jc w:val="both"/>
        <w:rPr>
          <w:rFonts w:ascii="Arial" w:hAnsi="Arial" w:cs="Arial"/>
          <w:sz w:val="20"/>
          <w:szCs w:val="20"/>
        </w:rPr>
      </w:pPr>
    </w:p>
    <w:p w14:paraId="01BEA2EA" w14:textId="5E19F158" w:rsidR="000A555A" w:rsidRPr="0094001D" w:rsidRDefault="000A555A" w:rsidP="000A555A">
      <w:pPr>
        <w:pStyle w:val="ListParagraph"/>
        <w:numPr>
          <w:ilvl w:val="5"/>
          <w:numId w:val="13"/>
        </w:numPr>
        <w:spacing w:before="100" w:beforeAutospacing="1" w:after="0"/>
        <w:jc w:val="both"/>
        <w:rPr>
          <w:rFonts w:ascii="Arial" w:hAnsi="Arial" w:cs="Arial"/>
          <w:sz w:val="20"/>
          <w:szCs w:val="20"/>
        </w:rPr>
      </w:pPr>
      <w:r w:rsidRPr="0094001D">
        <w:rPr>
          <w:rFonts w:ascii="Arial" w:hAnsi="Arial" w:cs="Arial"/>
          <w:sz w:val="20"/>
          <w:szCs w:val="20"/>
        </w:rPr>
        <w:t>Open the file from the specific folder.</w:t>
      </w:r>
    </w:p>
    <w:p w14:paraId="0E097F04" w14:textId="244C9F5A" w:rsidR="000A555A" w:rsidRPr="0094001D" w:rsidRDefault="000A555A" w:rsidP="000A555A">
      <w:pPr>
        <w:spacing w:before="100" w:beforeAutospacing="1" w:after="0"/>
        <w:jc w:val="both"/>
        <w:rPr>
          <w:rFonts w:ascii="Arial" w:hAnsi="Arial" w:cs="Arial"/>
          <w:sz w:val="20"/>
          <w:szCs w:val="20"/>
        </w:rPr>
      </w:pPr>
      <w:r w:rsidRPr="0094001D">
        <w:rPr>
          <w:rFonts w:ascii="Arial" w:hAnsi="Arial" w:cs="Arial"/>
          <w:noProof/>
          <w:sz w:val="20"/>
          <w:szCs w:val="20"/>
        </w:rPr>
        <w:drawing>
          <wp:anchor distT="0" distB="0" distL="114300" distR="114300" simplePos="0" relativeHeight="251684864" behindDoc="0" locked="0" layoutInCell="1" allowOverlap="1" wp14:anchorId="548E5DAF" wp14:editId="39B732E3">
            <wp:simplePos x="0" y="0"/>
            <wp:positionH relativeFrom="column">
              <wp:posOffset>1143000</wp:posOffset>
            </wp:positionH>
            <wp:positionV relativeFrom="paragraph">
              <wp:posOffset>84455</wp:posOffset>
            </wp:positionV>
            <wp:extent cx="4914900" cy="1613535"/>
            <wp:effectExtent l="0" t="0" r="0" b="5715"/>
            <wp:wrapSquare wrapText="bothSides"/>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4914900" cy="1613535"/>
                    </a:xfrm>
                    <a:prstGeom prst="rect">
                      <a:avLst/>
                    </a:prstGeom>
                  </pic:spPr>
                </pic:pic>
              </a:graphicData>
            </a:graphic>
            <wp14:sizeRelH relativeFrom="page">
              <wp14:pctWidth>0</wp14:pctWidth>
            </wp14:sizeRelH>
            <wp14:sizeRelV relativeFrom="page">
              <wp14:pctHeight>0</wp14:pctHeight>
            </wp14:sizeRelV>
          </wp:anchor>
        </w:drawing>
      </w:r>
    </w:p>
    <w:p w14:paraId="40939C8C" w14:textId="77777777" w:rsidR="000C229F" w:rsidRDefault="000A555A" w:rsidP="000C229F">
      <w:pPr>
        <w:pStyle w:val="ListParagraph"/>
        <w:numPr>
          <w:ilvl w:val="5"/>
          <w:numId w:val="13"/>
        </w:numPr>
        <w:tabs>
          <w:tab w:val="left" w:pos="3402"/>
        </w:tabs>
        <w:spacing w:after="0"/>
        <w:jc w:val="both"/>
        <w:rPr>
          <w:rFonts w:ascii="Arial" w:hAnsi="Arial" w:cs="Arial"/>
          <w:sz w:val="20"/>
          <w:szCs w:val="20"/>
        </w:rPr>
      </w:pPr>
      <w:r w:rsidRPr="000C229F">
        <w:rPr>
          <w:rFonts w:ascii="Arial" w:hAnsi="Arial" w:cs="Arial"/>
          <w:sz w:val="20"/>
          <w:szCs w:val="20"/>
        </w:rPr>
        <w:t xml:space="preserve">Once opened this will be the format of the service logs generated from the dashboard. </w:t>
      </w:r>
    </w:p>
    <w:p w14:paraId="79E97814" w14:textId="77777777" w:rsidR="000C229F" w:rsidRPr="000C229F" w:rsidRDefault="000C229F" w:rsidP="000C229F">
      <w:pPr>
        <w:pStyle w:val="ListParagraph"/>
        <w:rPr>
          <w:rFonts w:ascii="Arial" w:hAnsi="Arial" w:cs="Arial"/>
          <w:sz w:val="20"/>
          <w:szCs w:val="20"/>
        </w:rPr>
      </w:pPr>
    </w:p>
    <w:p w14:paraId="593E881D" w14:textId="660C631D" w:rsidR="000A555A" w:rsidRPr="000C229F" w:rsidRDefault="000A555A" w:rsidP="000C229F">
      <w:pPr>
        <w:pStyle w:val="ListParagraph"/>
        <w:numPr>
          <w:ilvl w:val="5"/>
          <w:numId w:val="13"/>
        </w:numPr>
        <w:tabs>
          <w:tab w:val="left" w:pos="3402"/>
        </w:tabs>
        <w:spacing w:after="0"/>
        <w:jc w:val="both"/>
        <w:rPr>
          <w:rFonts w:ascii="Arial" w:hAnsi="Arial" w:cs="Arial"/>
          <w:sz w:val="20"/>
          <w:szCs w:val="20"/>
        </w:rPr>
      </w:pPr>
      <w:r w:rsidRPr="0094001D">
        <w:rPr>
          <w:noProof/>
        </w:rPr>
        <w:drawing>
          <wp:anchor distT="0" distB="0" distL="114300" distR="114300" simplePos="0" relativeHeight="251685888" behindDoc="0" locked="0" layoutInCell="1" allowOverlap="1" wp14:anchorId="293CC167" wp14:editId="19B1F0A3">
            <wp:simplePos x="0" y="0"/>
            <wp:positionH relativeFrom="column">
              <wp:posOffset>922020</wp:posOffset>
            </wp:positionH>
            <wp:positionV relativeFrom="paragraph">
              <wp:posOffset>-5729605</wp:posOffset>
            </wp:positionV>
            <wp:extent cx="5265420" cy="1554480"/>
            <wp:effectExtent l="0" t="0" r="0" b="762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265420" cy="1554480"/>
                    </a:xfrm>
                    <a:prstGeom prst="rect">
                      <a:avLst/>
                    </a:prstGeom>
                  </pic:spPr>
                </pic:pic>
              </a:graphicData>
            </a:graphic>
            <wp14:sizeRelH relativeFrom="page">
              <wp14:pctWidth>0</wp14:pctWidth>
            </wp14:sizeRelH>
            <wp14:sizeRelV relativeFrom="page">
              <wp14:pctHeight>0</wp14:pctHeight>
            </wp14:sizeRelV>
          </wp:anchor>
        </w:drawing>
      </w:r>
      <w:r w:rsidR="000C229F">
        <w:rPr>
          <w:rFonts w:ascii="Arial" w:hAnsi="Arial" w:cs="Arial"/>
          <w:sz w:val="20"/>
          <w:szCs w:val="20"/>
        </w:rPr>
        <w:t xml:space="preserve"> </w:t>
      </w:r>
      <w:r w:rsidRPr="000C229F">
        <w:rPr>
          <w:rFonts w:ascii="Arial" w:hAnsi="Arial" w:cs="Arial"/>
          <w:sz w:val="20"/>
          <w:szCs w:val="20"/>
        </w:rPr>
        <w:t>Sort out the date from A-Z then click OK.</w:t>
      </w:r>
    </w:p>
    <w:p w14:paraId="4EF89A43" w14:textId="77777777" w:rsidR="000A555A" w:rsidRPr="0094001D" w:rsidRDefault="000A555A" w:rsidP="000A555A">
      <w:pPr>
        <w:pStyle w:val="ListParagraph"/>
        <w:spacing w:before="100" w:beforeAutospacing="1" w:after="0"/>
        <w:ind w:left="2340"/>
        <w:jc w:val="both"/>
        <w:rPr>
          <w:rFonts w:ascii="Arial" w:hAnsi="Arial" w:cs="Arial"/>
          <w:sz w:val="20"/>
          <w:szCs w:val="20"/>
        </w:rPr>
      </w:pPr>
      <w:r w:rsidRPr="0094001D">
        <w:rPr>
          <w:rFonts w:ascii="Arial" w:hAnsi="Arial" w:cs="Arial"/>
          <w:noProof/>
          <w:sz w:val="20"/>
          <w:szCs w:val="20"/>
        </w:rPr>
        <w:lastRenderedPageBreak/>
        <w:drawing>
          <wp:anchor distT="0" distB="0" distL="114300" distR="114300" simplePos="0" relativeHeight="251686912" behindDoc="0" locked="0" layoutInCell="1" allowOverlap="1" wp14:anchorId="5E10E9ED" wp14:editId="3E552C64">
            <wp:simplePos x="0" y="0"/>
            <wp:positionH relativeFrom="column">
              <wp:posOffset>1190625</wp:posOffset>
            </wp:positionH>
            <wp:positionV relativeFrom="paragraph">
              <wp:posOffset>227330</wp:posOffset>
            </wp:positionV>
            <wp:extent cx="4996180" cy="1996440"/>
            <wp:effectExtent l="0" t="0" r="0" b="3810"/>
            <wp:wrapSquare wrapText="bothSides"/>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4996180" cy="1996440"/>
                    </a:xfrm>
                    <a:prstGeom prst="rect">
                      <a:avLst/>
                    </a:prstGeom>
                  </pic:spPr>
                </pic:pic>
              </a:graphicData>
            </a:graphic>
            <wp14:sizeRelH relativeFrom="page">
              <wp14:pctWidth>0</wp14:pctWidth>
            </wp14:sizeRelH>
            <wp14:sizeRelV relativeFrom="page">
              <wp14:pctHeight>0</wp14:pctHeight>
            </wp14:sizeRelV>
          </wp:anchor>
        </w:drawing>
      </w:r>
    </w:p>
    <w:p w14:paraId="3242D6B4" w14:textId="77777777" w:rsidR="000A555A" w:rsidRPr="0094001D" w:rsidRDefault="000A555A" w:rsidP="000A555A">
      <w:pPr>
        <w:pStyle w:val="ListParagraph"/>
        <w:spacing w:before="100" w:beforeAutospacing="1" w:after="0"/>
        <w:ind w:left="2340"/>
        <w:jc w:val="both"/>
        <w:rPr>
          <w:rFonts w:ascii="Arial" w:hAnsi="Arial" w:cs="Arial"/>
          <w:sz w:val="20"/>
          <w:szCs w:val="20"/>
        </w:rPr>
      </w:pPr>
    </w:p>
    <w:p w14:paraId="4933937A" w14:textId="77777777" w:rsidR="000A555A" w:rsidRDefault="000A555A" w:rsidP="000A555A">
      <w:pPr>
        <w:pStyle w:val="ListParagraph"/>
        <w:numPr>
          <w:ilvl w:val="3"/>
          <w:numId w:val="13"/>
        </w:numPr>
        <w:spacing w:before="100" w:beforeAutospacing="1" w:after="0"/>
        <w:ind w:left="2430" w:hanging="900"/>
        <w:jc w:val="both"/>
        <w:rPr>
          <w:rFonts w:ascii="Arial" w:hAnsi="Arial" w:cs="Arial"/>
          <w:sz w:val="20"/>
          <w:szCs w:val="20"/>
        </w:rPr>
      </w:pPr>
      <w:r w:rsidRPr="0094001D">
        <w:rPr>
          <w:rFonts w:ascii="Arial" w:hAnsi="Arial" w:cs="Arial"/>
          <w:sz w:val="20"/>
          <w:szCs w:val="20"/>
        </w:rPr>
        <w:t>Once done sorting out the date check the Description, Action item, comments</w:t>
      </w:r>
    </w:p>
    <w:p w14:paraId="5AAD9239" w14:textId="77777777" w:rsidR="000A555A" w:rsidRDefault="000A555A" w:rsidP="000A555A">
      <w:pPr>
        <w:pStyle w:val="ListParagraph"/>
        <w:numPr>
          <w:ilvl w:val="4"/>
          <w:numId w:val="13"/>
        </w:numPr>
        <w:spacing w:before="100" w:beforeAutospacing="1" w:after="0"/>
        <w:ind w:left="3510" w:hanging="1062"/>
        <w:jc w:val="both"/>
        <w:rPr>
          <w:rFonts w:ascii="Arial" w:hAnsi="Arial" w:cs="Arial"/>
          <w:sz w:val="20"/>
          <w:szCs w:val="20"/>
        </w:rPr>
      </w:pPr>
      <w:r w:rsidRPr="00D732D7">
        <w:rPr>
          <w:rFonts w:ascii="Arial" w:hAnsi="Arial" w:cs="Arial"/>
          <w:sz w:val="20"/>
          <w:szCs w:val="20"/>
        </w:rPr>
        <w:t>Account and service time</w:t>
      </w:r>
      <w:r w:rsidRPr="00D732D7">
        <w:rPr>
          <w:rFonts w:ascii="Arial" w:hAnsi="Arial" w:cs="Arial"/>
          <w:b/>
          <w:sz w:val="20"/>
          <w:szCs w:val="20"/>
        </w:rPr>
        <w:t xml:space="preserve">. </w:t>
      </w:r>
      <w:r w:rsidRPr="00D732D7">
        <w:rPr>
          <w:rFonts w:ascii="Arial" w:hAnsi="Arial" w:cs="Arial"/>
          <w:sz w:val="20"/>
          <w:szCs w:val="20"/>
        </w:rPr>
        <w:t xml:space="preserve">Check if the Description is in the proper format of uploading a lesson </w:t>
      </w:r>
    </w:p>
    <w:p w14:paraId="4FCF8BEB" w14:textId="77777777" w:rsidR="000A555A" w:rsidRDefault="000A555A" w:rsidP="000A555A">
      <w:pPr>
        <w:pStyle w:val="ListParagraph"/>
        <w:numPr>
          <w:ilvl w:val="4"/>
          <w:numId w:val="13"/>
        </w:numPr>
        <w:spacing w:before="100" w:beforeAutospacing="1" w:after="0"/>
        <w:ind w:left="3510" w:hanging="1062"/>
        <w:jc w:val="both"/>
        <w:rPr>
          <w:rFonts w:ascii="Arial" w:hAnsi="Arial" w:cs="Arial"/>
          <w:sz w:val="20"/>
          <w:szCs w:val="20"/>
        </w:rPr>
      </w:pPr>
      <w:r w:rsidRPr="00D732D7">
        <w:rPr>
          <w:rFonts w:ascii="Arial" w:hAnsi="Arial" w:cs="Arial"/>
          <w:sz w:val="20"/>
          <w:szCs w:val="20"/>
        </w:rPr>
        <w:t>Below is the proper format on uploading a lesson.</w:t>
      </w:r>
    </w:p>
    <w:p w14:paraId="68378FD5" w14:textId="51CA00BF" w:rsidR="000A555A" w:rsidRPr="00D732D7" w:rsidRDefault="000A555A" w:rsidP="000A555A">
      <w:pPr>
        <w:pStyle w:val="ListParagraph"/>
        <w:numPr>
          <w:ilvl w:val="4"/>
          <w:numId w:val="13"/>
        </w:numPr>
        <w:spacing w:before="100" w:beforeAutospacing="1" w:after="0"/>
        <w:ind w:left="3510" w:hanging="1062"/>
        <w:jc w:val="both"/>
        <w:rPr>
          <w:rFonts w:ascii="Arial" w:hAnsi="Arial" w:cs="Arial"/>
          <w:sz w:val="20"/>
          <w:szCs w:val="20"/>
        </w:rPr>
      </w:pPr>
      <w:r w:rsidRPr="00D732D7">
        <w:rPr>
          <w:rFonts w:ascii="Arial" w:hAnsi="Arial" w:cs="Arial"/>
          <w:b/>
          <w:bCs/>
          <w:sz w:val="20"/>
          <w:szCs w:val="20"/>
        </w:rPr>
        <w:t xml:space="preserve">Format: Company </w:t>
      </w:r>
      <w:proofErr w:type="spellStart"/>
      <w:r w:rsidRPr="00D732D7">
        <w:rPr>
          <w:rFonts w:ascii="Arial" w:hAnsi="Arial" w:cs="Arial"/>
          <w:b/>
          <w:bCs/>
          <w:sz w:val="20"/>
          <w:szCs w:val="20"/>
        </w:rPr>
        <w:t>Initials-QMS-Code</w:t>
      </w:r>
      <w:proofErr w:type="gramStart"/>
      <w:r w:rsidRPr="00D732D7">
        <w:rPr>
          <w:rFonts w:ascii="Arial" w:hAnsi="Arial" w:cs="Arial"/>
          <w:b/>
          <w:bCs/>
          <w:sz w:val="20"/>
          <w:szCs w:val="20"/>
        </w:rPr>
        <w:t>#.P</w:t>
      </w:r>
      <w:proofErr w:type="spellEnd"/>
      <w:proofErr w:type="gramEnd"/>
      <w:r w:rsidRPr="00D732D7">
        <w:rPr>
          <w:rFonts w:ascii="Arial" w:hAnsi="Arial" w:cs="Arial"/>
          <w:b/>
          <w:bCs/>
          <w:sz w:val="20"/>
          <w:szCs w:val="20"/>
        </w:rPr>
        <w:t># (P, F, L, SWS, WI)-Title-Date-Revision#</w:t>
      </w:r>
    </w:p>
    <w:p w14:paraId="3695D9F0" w14:textId="5C29249C" w:rsidR="000A555A" w:rsidRPr="0094001D" w:rsidRDefault="000A555A" w:rsidP="000A555A">
      <w:pPr>
        <w:pStyle w:val="ListParagraph"/>
        <w:spacing w:before="100" w:beforeAutospacing="1" w:after="0"/>
        <w:ind w:left="2340"/>
        <w:jc w:val="both"/>
        <w:rPr>
          <w:rFonts w:ascii="Arial" w:hAnsi="Arial" w:cs="Arial"/>
          <w:b/>
          <w:sz w:val="20"/>
          <w:szCs w:val="20"/>
        </w:rPr>
      </w:pPr>
    </w:p>
    <w:p w14:paraId="2DD693D2" w14:textId="316E5375" w:rsidR="000A555A" w:rsidRPr="0094001D" w:rsidRDefault="00065EB8" w:rsidP="000A555A">
      <w:pPr>
        <w:spacing w:before="100" w:beforeAutospacing="1" w:after="0"/>
        <w:jc w:val="both"/>
        <w:rPr>
          <w:rFonts w:ascii="Arial" w:hAnsi="Arial" w:cs="Arial"/>
          <w:b/>
          <w:sz w:val="20"/>
          <w:szCs w:val="20"/>
        </w:rPr>
      </w:pPr>
      <w:r w:rsidRPr="0094001D">
        <w:rPr>
          <w:rFonts w:ascii="Arial" w:hAnsi="Arial" w:cs="Arial"/>
          <w:noProof/>
          <w:sz w:val="20"/>
          <w:szCs w:val="20"/>
        </w:rPr>
        <w:drawing>
          <wp:anchor distT="0" distB="0" distL="114300" distR="114300" simplePos="0" relativeHeight="251687936" behindDoc="0" locked="0" layoutInCell="1" allowOverlap="1" wp14:anchorId="5C600EDE" wp14:editId="0A505502">
            <wp:simplePos x="0" y="0"/>
            <wp:positionH relativeFrom="column">
              <wp:posOffset>975360</wp:posOffset>
            </wp:positionH>
            <wp:positionV relativeFrom="paragraph">
              <wp:posOffset>54610</wp:posOffset>
            </wp:positionV>
            <wp:extent cx="5440680" cy="1223010"/>
            <wp:effectExtent l="0" t="0" r="7620" b="0"/>
            <wp:wrapSquare wrapText="bothSides"/>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5440680" cy="1223010"/>
                    </a:xfrm>
                    <a:prstGeom prst="rect">
                      <a:avLst/>
                    </a:prstGeom>
                  </pic:spPr>
                </pic:pic>
              </a:graphicData>
            </a:graphic>
            <wp14:sizeRelH relativeFrom="page">
              <wp14:pctWidth>0</wp14:pctWidth>
            </wp14:sizeRelH>
            <wp14:sizeRelV relativeFrom="page">
              <wp14:pctHeight>0</wp14:pctHeight>
            </wp14:sizeRelV>
          </wp:anchor>
        </w:drawing>
      </w:r>
    </w:p>
    <w:p w14:paraId="1BF1ABA5" w14:textId="77777777" w:rsidR="000A555A" w:rsidRPr="0094001D" w:rsidRDefault="000A555A" w:rsidP="000A555A">
      <w:pPr>
        <w:spacing w:before="100" w:beforeAutospacing="1" w:after="0"/>
        <w:jc w:val="both"/>
        <w:rPr>
          <w:rFonts w:ascii="Arial" w:hAnsi="Arial" w:cs="Arial"/>
          <w:b/>
          <w:sz w:val="20"/>
          <w:szCs w:val="20"/>
        </w:rPr>
      </w:pPr>
    </w:p>
    <w:p w14:paraId="21528FF1" w14:textId="77777777" w:rsidR="000A555A" w:rsidRPr="0094001D" w:rsidRDefault="000A555A" w:rsidP="000A555A">
      <w:pPr>
        <w:spacing w:before="100" w:beforeAutospacing="1" w:after="0"/>
        <w:jc w:val="both"/>
        <w:rPr>
          <w:rFonts w:ascii="Arial" w:hAnsi="Arial" w:cs="Arial"/>
          <w:b/>
          <w:sz w:val="20"/>
          <w:szCs w:val="20"/>
        </w:rPr>
      </w:pPr>
    </w:p>
    <w:p w14:paraId="7768D076" w14:textId="77777777" w:rsidR="000A555A" w:rsidRPr="0094001D" w:rsidRDefault="000A555A" w:rsidP="000A555A">
      <w:pPr>
        <w:spacing w:before="100" w:beforeAutospacing="1" w:after="0"/>
        <w:jc w:val="both"/>
        <w:rPr>
          <w:rFonts w:ascii="Arial" w:hAnsi="Arial" w:cs="Arial"/>
          <w:b/>
          <w:sz w:val="20"/>
          <w:szCs w:val="20"/>
        </w:rPr>
      </w:pPr>
    </w:p>
    <w:p w14:paraId="0B123CC0" w14:textId="77777777" w:rsidR="000A555A" w:rsidRDefault="000A555A" w:rsidP="000A555A">
      <w:pPr>
        <w:pStyle w:val="ListParagraph"/>
        <w:spacing w:after="0"/>
        <w:ind w:left="1728"/>
        <w:jc w:val="both"/>
        <w:rPr>
          <w:rFonts w:ascii="Arial" w:hAnsi="Arial" w:cs="Arial"/>
          <w:sz w:val="20"/>
          <w:szCs w:val="20"/>
        </w:rPr>
      </w:pPr>
    </w:p>
    <w:p w14:paraId="55B14B38" w14:textId="77777777" w:rsidR="000A555A" w:rsidRDefault="000A555A" w:rsidP="000A555A">
      <w:pPr>
        <w:pStyle w:val="ListParagraph"/>
        <w:numPr>
          <w:ilvl w:val="3"/>
          <w:numId w:val="13"/>
        </w:numPr>
        <w:spacing w:after="0"/>
        <w:ind w:left="2430" w:hanging="900"/>
        <w:jc w:val="both"/>
        <w:rPr>
          <w:rFonts w:ascii="Arial" w:hAnsi="Arial" w:cs="Arial"/>
          <w:sz w:val="20"/>
          <w:szCs w:val="20"/>
        </w:rPr>
      </w:pPr>
      <w:r w:rsidRPr="0094001D">
        <w:rPr>
          <w:rFonts w:ascii="Arial" w:hAnsi="Arial" w:cs="Arial"/>
          <w:sz w:val="20"/>
          <w:szCs w:val="20"/>
        </w:rPr>
        <w:t>Then you’re done generating service logs from the dashboard. You can now start generating your Invoice.</w:t>
      </w:r>
    </w:p>
    <w:p w14:paraId="0D9F8966" w14:textId="77777777" w:rsidR="000A555A" w:rsidRPr="00D732D7" w:rsidRDefault="000A555A" w:rsidP="000A555A">
      <w:pPr>
        <w:pStyle w:val="ListParagraph"/>
        <w:spacing w:after="0"/>
        <w:ind w:left="2430"/>
        <w:jc w:val="both"/>
        <w:rPr>
          <w:rFonts w:ascii="Arial" w:hAnsi="Arial" w:cs="Arial"/>
          <w:sz w:val="20"/>
          <w:szCs w:val="20"/>
        </w:rPr>
      </w:pPr>
    </w:p>
    <w:p w14:paraId="70BE3A15" w14:textId="77777777" w:rsidR="000C229F" w:rsidRDefault="000A555A" w:rsidP="000C229F">
      <w:pPr>
        <w:pStyle w:val="ListParagraph"/>
        <w:numPr>
          <w:ilvl w:val="2"/>
          <w:numId w:val="13"/>
        </w:numPr>
        <w:spacing w:before="100" w:beforeAutospacing="1" w:after="0"/>
        <w:ind w:left="1134" w:hanging="567"/>
        <w:jc w:val="both"/>
        <w:rPr>
          <w:rFonts w:ascii="Arial" w:hAnsi="Arial" w:cs="Arial"/>
          <w:bCs/>
          <w:sz w:val="20"/>
          <w:szCs w:val="20"/>
        </w:rPr>
      </w:pPr>
      <w:r w:rsidRPr="00D732D7">
        <w:rPr>
          <w:rFonts w:ascii="Arial" w:hAnsi="Arial" w:cs="Arial"/>
          <w:bCs/>
          <w:sz w:val="20"/>
          <w:szCs w:val="20"/>
        </w:rPr>
        <w:t>Accounting Records Management</w:t>
      </w:r>
    </w:p>
    <w:p w14:paraId="5EE6AF37" w14:textId="77777777" w:rsidR="000C229F" w:rsidRPr="000C229F" w:rsidRDefault="000A555A" w:rsidP="000C229F">
      <w:pPr>
        <w:pStyle w:val="ListParagraph"/>
        <w:numPr>
          <w:ilvl w:val="3"/>
          <w:numId w:val="13"/>
        </w:numPr>
        <w:spacing w:before="100" w:beforeAutospacing="1" w:after="0"/>
        <w:ind w:left="2127" w:hanging="669"/>
        <w:jc w:val="both"/>
        <w:rPr>
          <w:rFonts w:ascii="Arial" w:hAnsi="Arial" w:cs="Arial"/>
          <w:bCs/>
          <w:sz w:val="20"/>
          <w:szCs w:val="20"/>
        </w:rPr>
      </w:pPr>
      <w:r w:rsidRPr="000C229F">
        <w:rPr>
          <w:rFonts w:ascii="Arial" w:hAnsi="Arial" w:cs="Arial"/>
          <w:bCs/>
          <w:sz w:val="20"/>
          <w:szCs w:val="20"/>
          <w:lang w:val="en-PH"/>
        </w:rPr>
        <w:t xml:space="preserve">All records are stored to the </w:t>
      </w:r>
      <w:proofErr w:type="spellStart"/>
      <w:r w:rsidRPr="000C229F">
        <w:rPr>
          <w:rFonts w:ascii="Arial" w:hAnsi="Arial" w:cs="Arial"/>
          <w:bCs/>
          <w:sz w:val="20"/>
          <w:szCs w:val="20"/>
          <w:lang w:val="en-PH"/>
        </w:rPr>
        <w:t>InterlinkIQ</w:t>
      </w:r>
      <w:proofErr w:type="spellEnd"/>
      <w:r w:rsidRPr="000C229F">
        <w:rPr>
          <w:rFonts w:ascii="Arial" w:hAnsi="Arial" w:cs="Arial"/>
          <w:bCs/>
          <w:sz w:val="20"/>
          <w:szCs w:val="20"/>
          <w:lang w:val="en-PH"/>
        </w:rPr>
        <w:t xml:space="preserve"> System.</w:t>
      </w:r>
    </w:p>
    <w:p w14:paraId="2F6B7692" w14:textId="4A634F51" w:rsidR="000A555A" w:rsidRPr="000C229F" w:rsidRDefault="000A555A" w:rsidP="000C229F">
      <w:pPr>
        <w:pStyle w:val="ListParagraph"/>
        <w:numPr>
          <w:ilvl w:val="4"/>
          <w:numId w:val="13"/>
        </w:numPr>
        <w:spacing w:before="100" w:beforeAutospacing="1" w:after="0"/>
        <w:ind w:left="3261" w:hanging="851"/>
        <w:jc w:val="both"/>
        <w:rPr>
          <w:rFonts w:ascii="Arial" w:hAnsi="Arial" w:cs="Arial"/>
          <w:bCs/>
          <w:sz w:val="20"/>
          <w:szCs w:val="20"/>
        </w:rPr>
      </w:pPr>
      <w:r w:rsidRPr="000C229F">
        <w:rPr>
          <w:rFonts w:ascii="Arial" w:hAnsi="Arial" w:cs="Arial"/>
          <w:bCs/>
          <w:sz w:val="20"/>
          <w:szCs w:val="20"/>
          <w:lang w:val="en-PH"/>
        </w:rPr>
        <w:t xml:space="preserve">Invoices, Subscription Agreement, Payment from Clients etc. are uploaded to the Customer Tab on </w:t>
      </w:r>
      <w:proofErr w:type="spellStart"/>
      <w:r w:rsidRPr="000C229F">
        <w:rPr>
          <w:rFonts w:ascii="Arial" w:hAnsi="Arial" w:cs="Arial"/>
          <w:bCs/>
          <w:sz w:val="20"/>
          <w:szCs w:val="20"/>
          <w:lang w:val="en-PH"/>
        </w:rPr>
        <w:t>InterlinkIQ</w:t>
      </w:r>
      <w:proofErr w:type="spellEnd"/>
      <w:r w:rsidRPr="000C229F">
        <w:rPr>
          <w:rFonts w:ascii="Arial" w:hAnsi="Arial" w:cs="Arial"/>
          <w:bCs/>
          <w:sz w:val="20"/>
          <w:szCs w:val="20"/>
          <w:lang w:val="en-PH"/>
        </w:rPr>
        <w:t xml:space="preserve"> System.</w:t>
      </w:r>
    </w:p>
    <w:p w14:paraId="2FB43636" w14:textId="77777777" w:rsidR="000C229F" w:rsidRDefault="000A555A" w:rsidP="000C229F">
      <w:pPr>
        <w:pStyle w:val="ListParagraph"/>
        <w:numPr>
          <w:ilvl w:val="3"/>
          <w:numId w:val="13"/>
        </w:numPr>
        <w:spacing w:before="100" w:beforeAutospacing="1" w:after="0"/>
        <w:ind w:left="2127" w:hanging="669"/>
        <w:jc w:val="both"/>
        <w:rPr>
          <w:rFonts w:ascii="Arial" w:hAnsi="Arial" w:cs="Arial"/>
          <w:bCs/>
          <w:sz w:val="20"/>
          <w:szCs w:val="20"/>
        </w:rPr>
      </w:pPr>
      <w:r w:rsidRPr="00D732D7">
        <w:rPr>
          <w:rFonts w:ascii="Arial" w:hAnsi="Arial" w:cs="Arial"/>
          <w:bCs/>
          <w:sz w:val="20"/>
          <w:szCs w:val="20"/>
        </w:rPr>
        <w:t xml:space="preserve">Retention </w:t>
      </w:r>
    </w:p>
    <w:p w14:paraId="7332B2A6" w14:textId="77777777" w:rsidR="000C229F" w:rsidRDefault="000A555A" w:rsidP="009F152E">
      <w:pPr>
        <w:pStyle w:val="ListParagraph"/>
        <w:numPr>
          <w:ilvl w:val="4"/>
          <w:numId w:val="13"/>
        </w:numPr>
        <w:spacing w:before="100" w:beforeAutospacing="1" w:after="0"/>
        <w:ind w:left="3261" w:hanging="851"/>
        <w:jc w:val="both"/>
        <w:rPr>
          <w:rFonts w:ascii="Arial" w:hAnsi="Arial" w:cs="Arial"/>
          <w:bCs/>
          <w:sz w:val="20"/>
          <w:szCs w:val="20"/>
        </w:rPr>
      </w:pPr>
      <w:r w:rsidRPr="000C229F">
        <w:rPr>
          <w:rFonts w:ascii="Arial" w:hAnsi="Arial" w:cs="Arial"/>
          <w:bCs/>
          <w:sz w:val="20"/>
          <w:szCs w:val="20"/>
        </w:rPr>
        <w:t>Records are kept for one year following the start of their subscription agreement.</w:t>
      </w:r>
    </w:p>
    <w:p w14:paraId="1FE031EF" w14:textId="77777777" w:rsidR="000C229F" w:rsidRDefault="000A555A" w:rsidP="009F152E">
      <w:pPr>
        <w:pStyle w:val="ListParagraph"/>
        <w:numPr>
          <w:ilvl w:val="4"/>
          <w:numId w:val="13"/>
        </w:numPr>
        <w:spacing w:before="100" w:beforeAutospacing="1" w:after="0"/>
        <w:ind w:left="3261" w:hanging="851"/>
        <w:jc w:val="both"/>
        <w:rPr>
          <w:rFonts w:ascii="Arial" w:hAnsi="Arial" w:cs="Arial"/>
          <w:bCs/>
          <w:sz w:val="20"/>
          <w:szCs w:val="20"/>
        </w:rPr>
      </w:pPr>
      <w:r w:rsidRPr="000C229F">
        <w:rPr>
          <w:rFonts w:ascii="Arial" w:hAnsi="Arial" w:cs="Arial"/>
          <w:bCs/>
          <w:sz w:val="20"/>
          <w:szCs w:val="20"/>
        </w:rPr>
        <w:t>Records are kept on our database Interlink IQ System.</w:t>
      </w:r>
    </w:p>
    <w:p w14:paraId="19220DBB" w14:textId="0E5CF99A" w:rsidR="000A555A" w:rsidRPr="000C229F" w:rsidRDefault="000A555A" w:rsidP="009F152E">
      <w:pPr>
        <w:pStyle w:val="ListParagraph"/>
        <w:numPr>
          <w:ilvl w:val="4"/>
          <w:numId w:val="13"/>
        </w:numPr>
        <w:spacing w:before="100" w:beforeAutospacing="1" w:after="0"/>
        <w:ind w:left="3261" w:hanging="851"/>
        <w:jc w:val="both"/>
        <w:rPr>
          <w:rFonts w:ascii="Arial" w:hAnsi="Arial" w:cs="Arial"/>
          <w:bCs/>
          <w:sz w:val="20"/>
          <w:szCs w:val="20"/>
        </w:rPr>
      </w:pPr>
      <w:r w:rsidRPr="000C229F">
        <w:rPr>
          <w:rFonts w:ascii="Arial" w:hAnsi="Arial" w:cs="Arial"/>
          <w:bCs/>
          <w:sz w:val="20"/>
          <w:szCs w:val="20"/>
        </w:rPr>
        <w:t>Records are removed on our database once the client cancelled their subscription.</w:t>
      </w:r>
    </w:p>
    <w:p w14:paraId="7DAB4B55" w14:textId="77777777" w:rsidR="000C229F" w:rsidRDefault="000A555A" w:rsidP="000C229F">
      <w:pPr>
        <w:pStyle w:val="ListParagraph"/>
        <w:numPr>
          <w:ilvl w:val="3"/>
          <w:numId w:val="13"/>
        </w:numPr>
        <w:spacing w:before="100" w:beforeAutospacing="1" w:after="0"/>
        <w:ind w:left="2127" w:hanging="669"/>
        <w:jc w:val="both"/>
        <w:rPr>
          <w:rFonts w:ascii="Arial" w:hAnsi="Arial" w:cs="Arial"/>
          <w:bCs/>
          <w:sz w:val="20"/>
          <w:szCs w:val="20"/>
        </w:rPr>
      </w:pPr>
      <w:r w:rsidRPr="00D732D7">
        <w:rPr>
          <w:rFonts w:ascii="Arial" w:hAnsi="Arial" w:cs="Arial"/>
          <w:bCs/>
          <w:sz w:val="20"/>
          <w:szCs w:val="20"/>
        </w:rPr>
        <w:t>Preservation</w:t>
      </w:r>
    </w:p>
    <w:p w14:paraId="178D6DFE" w14:textId="3FBAD5DD" w:rsidR="000A555A" w:rsidRPr="000C229F" w:rsidRDefault="000A555A" w:rsidP="009F152E">
      <w:pPr>
        <w:pStyle w:val="ListParagraph"/>
        <w:numPr>
          <w:ilvl w:val="4"/>
          <w:numId w:val="13"/>
        </w:numPr>
        <w:spacing w:before="100" w:beforeAutospacing="1" w:after="0"/>
        <w:ind w:left="3261" w:hanging="851"/>
        <w:jc w:val="both"/>
        <w:rPr>
          <w:rFonts w:ascii="Arial" w:hAnsi="Arial" w:cs="Arial"/>
          <w:bCs/>
          <w:sz w:val="20"/>
          <w:szCs w:val="20"/>
        </w:rPr>
      </w:pPr>
      <w:r w:rsidRPr="000C229F">
        <w:rPr>
          <w:rFonts w:ascii="Arial" w:hAnsi="Arial" w:cs="Arial"/>
          <w:bCs/>
          <w:sz w:val="20"/>
          <w:szCs w:val="20"/>
        </w:rPr>
        <w:t>All records are preserved on the database with a backup.</w:t>
      </w:r>
    </w:p>
    <w:p w14:paraId="27C15602" w14:textId="77777777" w:rsidR="000A555A" w:rsidRPr="00D732D7" w:rsidRDefault="000A555A" w:rsidP="000A555A">
      <w:pPr>
        <w:pStyle w:val="ListParagraph"/>
        <w:spacing w:before="100" w:beforeAutospacing="1" w:after="0"/>
        <w:ind w:left="1530"/>
        <w:jc w:val="both"/>
        <w:rPr>
          <w:rFonts w:ascii="Arial" w:hAnsi="Arial" w:cs="Arial"/>
          <w:bCs/>
          <w:sz w:val="20"/>
          <w:szCs w:val="20"/>
        </w:rPr>
      </w:pPr>
    </w:p>
    <w:p w14:paraId="05A22CD4" w14:textId="77777777" w:rsidR="009F152E" w:rsidRDefault="009F152E" w:rsidP="009F152E">
      <w:pPr>
        <w:pStyle w:val="ListParagraph"/>
        <w:numPr>
          <w:ilvl w:val="2"/>
          <w:numId w:val="13"/>
        </w:numPr>
        <w:spacing w:before="100" w:beforeAutospacing="1" w:after="0"/>
        <w:ind w:left="1134" w:hanging="567"/>
        <w:jc w:val="both"/>
        <w:rPr>
          <w:rFonts w:ascii="Arial" w:hAnsi="Arial" w:cs="Arial"/>
          <w:bCs/>
          <w:sz w:val="20"/>
          <w:szCs w:val="20"/>
        </w:rPr>
      </w:pPr>
      <w:r>
        <w:rPr>
          <w:rFonts w:ascii="Arial" w:hAnsi="Arial" w:cs="Arial"/>
          <w:bCs/>
          <w:sz w:val="20"/>
          <w:szCs w:val="20"/>
        </w:rPr>
        <w:lastRenderedPageBreak/>
        <w:t>Security</w:t>
      </w:r>
    </w:p>
    <w:p w14:paraId="7061E583" w14:textId="77777777" w:rsidR="009F152E" w:rsidRDefault="000A555A" w:rsidP="009F152E">
      <w:pPr>
        <w:pStyle w:val="ListParagraph"/>
        <w:numPr>
          <w:ilvl w:val="3"/>
          <w:numId w:val="13"/>
        </w:numPr>
        <w:tabs>
          <w:tab w:val="left" w:pos="2127"/>
        </w:tabs>
        <w:spacing w:before="100" w:beforeAutospacing="1" w:after="0"/>
        <w:ind w:left="2127" w:hanging="669"/>
        <w:jc w:val="both"/>
        <w:rPr>
          <w:rFonts w:ascii="Arial" w:hAnsi="Arial" w:cs="Arial"/>
          <w:bCs/>
          <w:sz w:val="20"/>
          <w:szCs w:val="20"/>
        </w:rPr>
      </w:pPr>
      <w:r w:rsidRPr="009F152E">
        <w:rPr>
          <w:rFonts w:ascii="Arial" w:hAnsi="Arial" w:cs="Arial"/>
          <w:bCs/>
          <w:sz w:val="20"/>
          <w:szCs w:val="20"/>
        </w:rPr>
        <w:t>Only assigned personnel can access the records that are uploaded on the Interlink IQ System.</w:t>
      </w:r>
    </w:p>
    <w:p w14:paraId="76D5D919" w14:textId="42527511" w:rsidR="000A555A" w:rsidRPr="009F152E" w:rsidRDefault="000A555A" w:rsidP="009F152E">
      <w:pPr>
        <w:pStyle w:val="ListParagraph"/>
        <w:numPr>
          <w:ilvl w:val="3"/>
          <w:numId w:val="13"/>
        </w:numPr>
        <w:tabs>
          <w:tab w:val="left" w:pos="2127"/>
        </w:tabs>
        <w:spacing w:before="100" w:beforeAutospacing="1" w:after="0"/>
        <w:ind w:left="2127" w:hanging="669"/>
        <w:jc w:val="both"/>
        <w:rPr>
          <w:rFonts w:ascii="Arial" w:hAnsi="Arial" w:cs="Arial"/>
          <w:bCs/>
          <w:sz w:val="20"/>
          <w:szCs w:val="20"/>
        </w:rPr>
      </w:pPr>
      <w:r w:rsidRPr="009F152E">
        <w:rPr>
          <w:rFonts w:ascii="Arial" w:hAnsi="Arial" w:cs="Arial"/>
          <w:bCs/>
          <w:sz w:val="20"/>
          <w:szCs w:val="20"/>
        </w:rPr>
        <w:t>Only authorized personnel can access the database of records.</w:t>
      </w:r>
    </w:p>
    <w:p w14:paraId="781DA5F3" w14:textId="77777777" w:rsidR="009F152E" w:rsidRDefault="000A555A" w:rsidP="009F152E">
      <w:pPr>
        <w:pStyle w:val="ListParagraph"/>
        <w:numPr>
          <w:ilvl w:val="2"/>
          <w:numId w:val="13"/>
        </w:numPr>
        <w:spacing w:before="100" w:beforeAutospacing="1" w:after="0"/>
        <w:ind w:left="1134" w:hanging="567"/>
        <w:jc w:val="both"/>
        <w:rPr>
          <w:rFonts w:ascii="Arial" w:hAnsi="Arial" w:cs="Arial"/>
          <w:bCs/>
          <w:sz w:val="20"/>
          <w:szCs w:val="20"/>
        </w:rPr>
      </w:pPr>
      <w:r w:rsidRPr="009F152E">
        <w:rPr>
          <w:rFonts w:ascii="Arial" w:hAnsi="Arial" w:cs="Arial"/>
          <w:bCs/>
          <w:sz w:val="20"/>
          <w:szCs w:val="20"/>
        </w:rPr>
        <w:t xml:space="preserve">Frequency </w:t>
      </w:r>
    </w:p>
    <w:p w14:paraId="6C47B1C3" w14:textId="669BAC6E" w:rsidR="009F152E" w:rsidRDefault="000A555A" w:rsidP="009F152E">
      <w:pPr>
        <w:pStyle w:val="ListParagraph"/>
        <w:numPr>
          <w:ilvl w:val="3"/>
          <w:numId w:val="13"/>
        </w:numPr>
        <w:spacing w:before="100" w:beforeAutospacing="1" w:after="0"/>
        <w:ind w:left="2127" w:hanging="669"/>
        <w:jc w:val="both"/>
        <w:rPr>
          <w:rFonts w:ascii="Arial" w:hAnsi="Arial" w:cs="Arial"/>
          <w:bCs/>
          <w:sz w:val="20"/>
          <w:szCs w:val="20"/>
        </w:rPr>
      </w:pPr>
      <w:r w:rsidRPr="009F152E">
        <w:rPr>
          <w:rFonts w:ascii="Arial" w:hAnsi="Arial" w:cs="Arial"/>
          <w:bCs/>
          <w:sz w:val="20"/>
          <w:szCs w:val="20"/>
        </w:rPr>
        <w:t>Every week or as requested by the coordinator</w:t>
      </w:r>
      <w:r w:rsidR="009F152E">
        <w:rPr>
          <w:rFonts w:ascii="Arial" w:hAnsi="Arial" w:cs="Arial"/>
          <w:bCs/>
          <w:sz w:val="20"/>
          <w:szCs w:val="20"/>
        </w:rPr>
        <w:t>.</w:t>
      </w:r>
    </w:p>
    <w:p w14:paraId="5B00249A" w14:textId="6BFD11AB" w:rsidR="009F152E" w:rsidRDefault="000A555A" w:rsidP="009F152E">
      <w:pPr>
        <w:pStyle w:val="ListParagraph"/>
        <w:numPr>
          <w:ilvl w:val="3"/>
          <w:numId w:val="13"/>
        </w:numPr>
        <w:spacing w:before="100" w:beforeAutospacing="1" w:after="0"/>
        <w:ind w:left="2127" w:hanging="669"/>
        <w:jc w:val="both"/>
        <w:rPr>
          <w:rFonts w:ascii="Arial" w:hAnsi="Arial" w:cs="Arial"/>
          <w:bCs/>
          <w:sz w:val="20"/>
          <w:szCs w:val="20"/>
        </w:rPr>
      </w:pPr>
      <w:r w:rsidRPr="009F152E">
        <w:rPr>
          <w:rFonts w:ascii="Arial" w:hAnsi="Arial" w:cs="Arial"/>
          <w:bCs/>
          <w:sz w:val="20"/>
          <w:szCs w:val="20"/>
        </w:rPr>
        <w:t>When there are changes from the data generated or by the coordinator</w:t>
      </w:r>
      <w:r w:rsidR="009F152E">
        <w:rPr>
          <w:rFonts w:ascii="Arial" w:hAnsi="Arial" w:cs="Arial"/>
          <w:bCs/>
          <w:sz w:val="20"/>
          <w:szCs w:val="20"/>
        </w:rPr>
        <w:t>.</w:t>
      </w:r>
    </w:p>
    <w:p w14:paraId="2A858C96" w14:textId="233CBBCB" w:rsidR="009F152E" w:rsidRDefault="000A555A" w:rsidP="009F152E">
      <w:pPr>
        <w:pStyle w:val="ListParagraph"/>
        <w:numPr>
          <w:ilvl w:val="2"/>
          <w:numId w:val="13"/>
        </w:numPr>
        <w:spacing w:before="100" w:beforeAutospacing="1" w:after="0"/>
        <w:ind w:left="1134" w:hanging="567"/>
        <w:jc w:val="both"/>
        <w:rPr>
          <w:rFonts w:ascii="Arial" w:hAnsi="Arial" w:cs="Arial"/>
          <w:bCs/>
          <w:sz w:val="20"/>
          <w:szCs w:val="20"/>
        </w:rPr>
      </w:pPr>
      <w:r w:rsidRPr="009F152E">
        <w:rPr>
          <w:rFonts w:ascii="Arial" w:hAnsi="Arial" w:cs="Arial"/>
          <w:bCs/>
          <w:sz w:val="20"/>
          <w:szCs w:val="20"/>
        </w:rPr>
        <w:t>Checking the accuracy of logs procedure</w:t>
      </w:r>
      <w:r w:rsidR="009F152E">
        <w:rPr>
          <w:rFonts w:ascii="Arial" w:hAnsi="Arial" w:cs="Arial"/>
          <w:bCs/>
          <w:sz w:val="20"/>
          <w:szCs w:val="20"/>
        </w:rPr>
        <w:t>.</w:t>
      </w:r>
    </w:p>
    <w:p w14:paraId="21FBB236" w14:textId="77777777" w:rsidR="00065EB8" w:rsidRDefault="000A555A" w:rsidP="00065EB8">
      <w:pPr>
        <w:pStyle w:val="ListParagraph"/>
        <w:numPr>
          <w:ilvl w:val="3"/>
          <w:numId w:val="13"/>
        </w:numPr>
        <w:spacing w:before="100" w:beforeAutospacing="1" w:after="0"/>
        <w:ind w:left="2127" w:hanging="669"/>
        <w:jc w:val="both"/>
        <w:rPr>
          <w:rFonts w:ascii="Arial" w:hAnsi="Arial" w:cs="Arial"/>
          <w:bCs/>
          <w:sz w:val="20"/>
          <w:szCs w:val="20"/>
        </w:rPr>
      </w:pPr>
      <w:r w:rsidRPr="009F152E">
        <w:rPr>
          <w:rFonts w:ascii="Arial" w:hAnsi="Arial" w:cs="Arial"/>
          <w:bCs/>
          <w:sz w:val="20"/>
          <w:szCs w:val="20"/>
        </w:rPr>
        <w:t>Separate data from analysis and make analysis repeatable.</w:t>
      </w:r>
    </w:p>
    <w:p w14:paraId="54AA3118" w14:textId="77777777" w:rsidR="00065EB8" w:rsidRDefault="000A555A" w:rsidP="00065EB8">
      <w:pPr>
        <w:pStyle w:val="ListParagraph"/>
        <w:numPr>
          <w:ilvl w:val="3"/>
          <w:numId w:val="13"/>
        </w:numPr>
        <w:spacing w:before="100" w:beforeAutospacing="1" w:after="0"/>
        <w:ind w:left="2127" w:hanging="669"/>
        <w:jc w:val="both"/>
        <w:rPr>
          <w:rFonts w:ascii="Arial" w:hAnsi="Arial" w:cs="Arial"/>
          <w:bCs/>
          <w:sz w:val="20"/>
          <w:szCs w:val="20"/>
        </w:rPr>
      </w:pPr>
      <w:r w:rsidRPr="00065EB8">
        <w:rPr>
          <w:rFonts w:ascii="Arial" w:hAnsi="Arial" w:cs="Arial"/>
          <w:bCs/>
          <w:sz w:val="20"/>
          <w:szCs w:val="20"/>
        </w:rPr>
        <w:t>Check data against another source</w:t>
      </w:r>
      <w:r w:rsidR="00065EB8" w:rsidRPr="00065EB8">
        <w:rPr>
          <w:rFonts w:ascii="Arial" w:hAnsi="Arial" w:cs="Arial"/>
          <w:bCs/>
          <w:sz w:val="20"/>
          <w:szCs w:val="20"/>
        </w:rPr>
        <w:t>.</w:t>
      </w:r>
      <w:r w:rsidRPr="00065EB8">
        <w:rPr>
          <w:rFonts w:ascii="Arial" w:hAnsi="Arial" w:cs="Arial"/>
          <w:bCs/>
          <w:sz w:val="20"/>
          <w:szCs w:val="20"/>
        </w:rPr>
        <w:t xml:space="preserve"> </w:t>
      </w:r>
    </w:p>
    <w:p w14:paraId="7C342CE9" w14:textId="77777777" w:rsidR="00065EB8" w:rsidRDefault="000A555A" w:rsidP="00065EB8">
      <w:pPr>
        <w:pStyle w:val="ListParagraph"/>
        <w:numPr>
          <w:ilvl w:val="3"/>
          <w:numId w:val="13"/>
        </w:numPr>
        <w:spacing w:before="100" w:beforeAutospacing="1" w:after="0"/>
        <w:ind w:left="2127" w:hanging="669"/>
        <w:jc w:val="both"/>
        <w:rPr>
          <w:rFonts w:ascii="Arial" w:hAnsi="Arial" w:cs="Arial"/>
          <w:bCs/>
          <w:sz w:val="20"/>
          <w:szCs w:val="20"/>
        </w:rPr>
      </w:pPr>
      <w:r w:rsidRPr="00065EB8">
        <w:rPr>
          <w:rFonts w:ascii="Arial" w:hAnsi="Arial" w:cs="Arial"/>
          <w:bCs/>
          <w:sz w:val="20"/>
          <w:szCs w:val="20"/>
        </w:rPr>
        <w:t>Document your process.</w:t>
      </w:r>
    </w:p>
    <w:p w14:paraId="4E1D16B0" w14:textId="7711AD59" w:rsidR="000A555A" w:rsidRPr="00065EB8" w:rsidRDefault="000A555A" w:rsidP="00065EB8">
      <w:pPr>
        <w:pStyle w:val="ListParagraph"/>
        <w:numPr>
          <w:ilvl w:val="3"/>
          <w:numId w:val="13"/>
        </w:numPr>
        <w:spacing w:before="100" w:beforeAutospacing="1" w:after="0"/>
        <w:ind w:left="2127" w:hanging="669"/>
        <w:jc w:val="both"/>
        <w:rPr>
          <w:rFonts w:ascii="Arial" w:hAnsi="Arial" w:cs="Arial"/>
          <w:bCs/>
          <w:sz w:val="20"/>
          <w:szCs w:val="20"/>
        </w:rPr>
      </w:pPr>
      <w:r w:rsidRPr="00065EB8">
        <w:rPr>
          <w:rFonts w:ascii="Arial" w:hAnsi="Arial" w:cs="Arial"/>
          <w:bCs/>
          <w:sz w:val="20"/>
          <w:szCs w:val="20"/>
        </w:rPr>
        <w:t xml:space="preserve">Get feedback from others.             </w:t>
      </w:r>
    </w:p>
    <w:p w14:paraId="4CFC3441" w14:textId="77777777" w:rsidR="000A555A" w:rsidRPr="0094001D" w:rsidRDefault="000A555A" w:rsidP="000A555A">
      <w:pPr>
        <w:spacing w:before="100" w:beforeAutospacing="1" w:after="0"/>
        <w:jc w:val="both"/>
        <w:rPr>
          <w:rFonts w:ascii="Arial" w:hAnsi="Arial" w:cs="Arial"/>
          <w:sz w:val="20"/>
          <w:szCs w:val="20"/>
        </w:rPr>
      </w:pPr>
    </w:p>
    <w:p w14:paraId="70D47AA5" w14:textId="22720733" w:rsidR="00DF7F82" w:rsidRDefault="00DF7F82" w:rsidP="000A555A">
      <w:pPr>
        <w:pStyle w:val="NoSpacing"/>
      </w:pPr>
    </w:p>
    <w:p w14:paraId="0B8B01BA" w14:textId="6ECDFA02" w:rsidR="00DF7F82" w:rsidRDefault="00DF7F82" w:rsidP="001D322D">
      <w:pPr>
        <w:pStyle w:val="NoSpacing"/>
        <w:ind w:left="284" w:hanging="284"/>
      </w:pPr>
    </w:p>
    <w:p w14:paraId="6EFD1CD4" w14:textId="7F47E5D3" w:rsidR="00DF7F82" w:rsidRDefault="00DF7F82" w:rsidP="001D322D">
      <w:pPr>
        <w:pStyle w:val="NoSpacing"/>
        <w:ind w:left="284" w:hanging="284"/>
      </w:pPr>
    </w:p>
    <w:p w14:paraId="0448D6C1" w14:textId="79634A67" w:rsidR="00DF7F82" w:rsidRDefault="00DF7F82" w:rsidP="001D322D">
      <w:pPr>
        <w:pStyle w:val="NoSpacing"/>
        <w:ind w:left="284" w:hanging="284"/>
      </w:pPr>
    </w:p>
    <w:p w14:paraId="712A5CA2" w14:textId="01309F94" w:rsidR="00DF7F82" w:rsidRDefault="00DF7F82" w:rsidP="001D322D">
      <w:pPr>
        <w:pStyle w:val="NoSpacing"/>
        <w:ind w:left="284" w:hanging="284"/>
      </w:pPr>
    </w:p>
    <w:p w14:paraId="41669375" w14:textId="1733CD2B" w:rsidR="00DF7F82" w:rsidRDefault="00DF7F82" w:rsidP="001D322D">
      <w:pPr>
        <w:pStyle w:val="NoSpacing"/>
        <w:ind w:left="284" w:hanging="284"/>
      </w:pPr>
    </w:p>
    <w:p w14:paraId="3952AB82" w14:textId="338A7F9B" w:rsidR="00DF7F82" w:rsidRDefault="00DF7F82" w:rsidP="001D322D">
      <w:pPr>
        <w:pStyle w:val="NoSpacing"/>
        <w:ind w:left="284" w:hanging="284"/>
      </w:pPr>
    </w:p>
    <w:p w14:paraId="634E2DEE" w14:textId="4944EE62" w:rsidR="00DF7F82" w:rsidRDefault="00DF7F82" w:rsidP="001D322D">
      <w:pPr>
        <w:pStyle w:val="NoSpacing"/>
        <w:ind w:left="284" w:hanging="284"/>
      </w:pPr>
    </w:p>
    <w:p w14:paraId="747A0728" w14:textId="08717668" w:rsidR="00DF7F82" w:rsidRDefault="00DF7F82" w:rsidP="001D322D">
      <w:pPr>
        <w:pStyle w:val="NoSpacing"/>
        <w:ind w:left="284" w:hanging="284"/>
      </w:pPr>
    </w:p>
    <w:p w14:paraId="03D8246A" w14:textId="15F9A591" w:rsidR="00DF7F82" w:rsidRDefault="00DF7F82" w:rsidP="001D322D">
      <w:pPr>
        <w:pStyle w:val="NoSpacing"/>
        <w:ind w:left="284" w:hanging="284"/>
      </w:pPr>
    </w:p>
    <w:p w14:paraId="255161DA" w14:textId="3E23A82F" w:rsidR="00DF7F82" w:rsidRDefault="00DF7F82" w:rsidP="001D322D">
      <w:pPr>
        <w:pStyle w:val="NoSpacing"/>
        <w:ind w:left="284" w:hanging="284"/>
      </w:pPr>
    </w:p>
    <w:p w14:paraId="78F7F18E" w14:textId="5AFAD6A9" w:rsidR="00DF7F82" w:rsidRDefault="00DF7F82" w:rsidP="001D322D">
      <w:pPr>
        <w:pStyle w:val="NoSpacing"/>
        <w:ind w:left="284" w:hanging="284"/>
      </w:pPr>
    </w:p>
    <w:p w14:paraId="6409F7D2" w14:textId="6D7518BD" w:rsidR="00DF7F82" w:rsidRDefault="00DF7F82" w:rsidP="001D322D">
      <w:pPr>
        <w:pStyle w:val="NoSpacing"/>
        <w:ind w:left="284" w:hanging="284"/>
      </w:pPr>
    </w:p>
    <w:p w14:paraId="4043089D" w14:textId="66AE55E9" w:rsidR="00DF7F82" w:rsidRDefault="00DF7F82" w:rsidP="001D322D">
      <w:pPr>
        <w:pStyle w:val="NoSpacing"/>
        <w:ind w:left="284" w:hanging="284"/>
      </w:pPr>
    </w:p>
    <w:p w14:paraId="4922B48B" w14:textId="53751DB9" w:rsidR="00DF7F82" w:rsidRDefault="00DF7F82" w:rsidP="001D322D">
      <w:pPr>
        <w:pStyle w:val="NoSpacing"/>
        <w:ind w:left="284" w:hanging="284"/>
      </w:pPr>
    </w:p>
    <w:p w14:paraId="4F022B42" w14:textId="21424FC8" w:rsidR="00DF7F82" w:rsidRDefault="00DF7F82" w:rsidP="001D322D">
      <w:pPr>
        <w:pStyle w:val="NoSpacing"/>
        <w:ind w:left="284" w:hanging="284"/>
      </w:pPr>
    </w:p>
    <w:p w14:paraId="07FB661B" w14:textId="5288C0FF" w:rsidR="00DF7F82" w:rsidRDefault="00DF7F82" w:rsidP="001D322D">
      <w:pPr>
        <w:pStyle w:val="NoSpacing"/>
        <w:ind w:left="284" w:hanging="284"/>
      </w:pPr>
    </w:p>
    <w:p w14:paraId="6360D066" w14:textId="1427CA20" w:rsidR="00DF7F82" w:rsidRDefault="00DF7F82" w:rsidP="001D322D">
      <w:pPr>
        <w:pStyle w:val="NoSpacing"/>
        <w:ind w:left="284" w:hanging="284"/>
      </w:pPr>
    </w:p>
    <w:p w14:paraId="5581E4C5" w14:textId="73324DC7" w:rsidR="00DF7F82" w:rsidRDefault="00DF7F82" w:rsidP="001D322D">
      <w:pPr>
        <w:pStyle w:val="NoSpacing"/>
        <w:ind w:left="284" w:hanging="284"/>
      </w:pPr>
    </w:p>
    <w:p w14:paraId="6BDEC0EE" w14:textId="5B9C4B31" w:rsidR="00DF7F82" w:rsidRDefault="00DF7F82" w:rsidP="001D322D">
      <w:pPr>
        <w:pStyle w:val="NoSpacing"/>
        <w:ind w:left="284" w:hanging="284"/>
      </w:pPr>
    </w:p>
    <w:p w14:paraId="15FD83D3" w14:textId="39B6F425" w:rsidR="00DF7F82" w:rsidRDefault="00DF7F82" w:rsidP="001D322D">
      <w:pPr>
        <w:pStyle w:val="NoSpacing"/>
        <w:ind w:left="284" w:hanging="284"/>
      </w:pPr>
    </w:p>
    <w:p w14:paraId="3AC0F5A6" w14:textId="179CC2B7" w:rsidR="00DF7F82" w:rsidRDefault="00DF7F82" w:rsidP="001D322D">
      <w:pPr>
        <w:pStyle w:val="NoSpacing"/>
        <w:ind w:left="284" w:hanging="284"/>
      </w:pPr>
    </w:p>
    <w:p w14:paraId="73E69F0C" w14:textId="717094E1" w:rsidR="00DF7F82" w:rsidRDefault="00DF7F82" w:rsidP="001D322D">
      <w:pPr>
        <w:pStyle w:val="NoSpacing"/>
        <w:ind w:left="284" w:hanging="284"/>
      </w:pPr>
    </w:p>
    <w:p w14:paraId="070C6FF5" w14:textId="032FB2FE" w:rsidR="00DF7F82" w:rsidRDefault="00DF7F82" w:rsidP="001D322D">
      <w:pPr>
        <w:pStyle w:val="NoSpacing"/>
        <w:ind w:left="284" w:hanging="284"/>
      </w:pPr>
    </w:p>
    <w:p w14:paraId="57F27B76" w14:textId="0C7738C3" w:rsidR="00DF7F82" w:rsidRDefault="00DF7F82" w:rsidP="001D322D">
      <w:pPr>
        <w:pStyle w:val="NoSpacing"/>
        <w:ind w:left="284" w:hanging="284"/>
      </w:pPr>
    </w:p>
    <w:p w14:paraId="54C9419E" w14:textId="47E72DC1" w:rsidR="00DF7F82" w:rsidRDefault="00DF7F82" w:rsidP="001D322D">
      <w:pPr>
        <w:pStyle w:val="NoSpacing"/>
        <w:ind w:left="284" w:hanging="284"/>
      </w:pPr>
    </w:p>
    <w:p w14:paraId="0AD31969" w14:textId="5F8291E2" w:rsidR="00DF7F82" w:rsidRDefault="00DF7F82" w:rsidP="001D322D">
      <w:pPr>
        <w:pStyle w:val="NoSpacing"/>
        <w:ind w:left="284" w:hanging="284"/>
      </w:pPr>
    </w:p>
    <w:p w14:paraId="2F23628B" w14:textId="7B88475C" w:rsidR="00DF7F82" w:rsidRDefault="00DF7F82" w:rsidP="001D322D">
      <w:pPr>
        <w:pStyle w:val="NoSpacing"/>
        <w:ind w:left="284" w:hanging="284"/>
      </w:pPr>
    </w:p>
    <w:p w14:paraId="36267E99" w14:textId="7DD375E4" w:rsidR="00DF7F82" w:rsidRDefault="00DF7F82" w:rsidP="001D322D">
      <w:pPr>
        <w:pStyle w:val="NoSpacing"/>
        <w:ind w:left="284" w:hanging="284"/>
      </w:pPr>
    </w:p>
    <w:p w14:paraId="345EA284" w14:textId="2D8D7101" w:rsidR="00DF7F82" w:rsidRDefault="00DF7F82" w:rsidP="001D322D">
      <w:pPr>
        <w:pStyle w:val="NoSpacing"/>
        <w:ind w:left="284" w:hanging="284"/>
      </w:pPr>
    </w:p>
    <w:p w14:paraId="07C8B8DD" w14:textId="3A68A5A4" w:rsidR="00DF7F82" w:rsidRDefault="00DF7F82" w:rsidP="00134E9D">
      <w:pPr>
        <w:pStyle w:val="NoSpacing"/>
      </w:pPr>
    </w:p>
    <w:p w14:paraId="5BA756A0" w14:textId="3DB30DFE" w:rsidR="00DF7F82" w:rsidRDefault="00DF7F82" w:rsidP="001D322D">
      <w:pPr>
        <w:pStyle w:val="NoSpacing"/>
        <w:ind w:left="284" w:hanging="284"/>
      </w:pPr>
    </w:p>
    <w:p w14:paraId="192CA942" w14:textId="2295A550" w:rsidR="00DF7F82" w:rsidRDefault="00DF7F82" w:rsidP="001D322D">
      <w:pPr>
        <w:pStyle w:val="NoSpacing"/>
        <w:ind w:left="284" w:hanging="284"/>
      </w:pPr>
    </w:p>
    <w:p w14:paraId="247DF2AE" w14:textId="57D9F0AB" w:rsidR="00DF7F82" w:rsidRDefault="00DF7F82" w:rsidP="001D322D">
      <w:pPr>
        <w:pStyle w:val="NoSpacing"/>
        <w:ind w:left="284" w:hanging="284"/>
      </w:pPr>
    </w:p>
    <w:p w14:paraId="6D0B20A1" w14:textId="7F7CF27D" w:rsidR="00DF7F82" w:rsidRDefault="00DF7F82" w:rsidP="001D322D">
      <w:pPr>
        <w:pStyle w:val="NoSpacing"/>
        <w:ind w:left="284" w:hanging="284"/>
      </w:pPr>
      <w:r>
        <w:rPr>
          <w:rFonts w:ascii="Arial" w:hAnsi="Arial" w:cs="Arial"/>
          <w:noProof/>
          <w:sz w:val="20"/>
          <w:szCs w:val="20"/>
        </w:rPr>
        <mc:AlternateContent>
          <mc:Choice Requires="wps">
            <w:drawing>
              <wp:anchor distT="0" distB="0" distL="114300" distR="114300" simplePos="0" relativeHeight="251678720" behindDoc="0" locked="0" layoutInCell="1" allowOverlap="1" wp14:anchorId="1270B4BD" wp14:editId="2A54B1F8">
                <wp:simplePos x="0" y="0"/>
                <wp:positionH relativeFrom="margin">
                  <wp:align>left</wp:align>
                </wp:positionH>
                <wp:positionV relativeFrom="paragraph">
                  <wp:posOffset>6350</wp:posOffset>
                </wp:positionV>
                <wp:extent cx="5844540" cy="457200"/>
                <wp:effectExtent l="0" t="0" r="22860" b="19050"/>
                <wp:wrapNone/>
                <wp:docPr id="30" name="Text Box 30"/>
                <wp:cNvGraphicFramePr/>
                <a:graphic xmlns:a="http://schemas.openxmlformats.org/drawingml/2006/main">
                  <a:graphicData uri="http://schemas.microsoft.com/office/word/2010/wordprocessingShape">
                    <wps:wsp>
                      <wps:cNvSpPr txBox="1"/>
                      <wps:spPr>
                        <a:xfrm>
                          <a:off x="0" y="0"/>
                          <a:ext cx="5844540" cy="457200"/>
                        </a:xfrm>
                        <a:prstGeom prst="rect">
                          <a:avLst/>
                        </a:prstGeom>
                        <a:solidFill>
                          <a:srgbClr val="00B0F0"/>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8303B1B" w14:textId="75537310" w:rsidR="00DF7F82" w:rsidRPr="00DF7F82" w:rsidRDefault="00DF7F82" w:rsidP="00DF7F82">
                            <w:pPr>
                              <w:pStyle w:val="Heading1"/>
                              <w:spacing w:before="0" w:line="240" w:lineRule="auto"/>
                              <w:jc w:val="center"/>
                              <w:rPr>
                                <w:rFonts w:ascii="Arial" w:hAnsi="Arial" w:cs="Arial"/>
                                <w:b/>
                                <w:bCs/>
                                <w:color w:val="auto"/>
                                <w:sz w:val="24"/>
                                <w:szCs w:val="24"/>
                              </w:rPr>
                            </w:pPr>
                            <w:r w:rsidRPr="00DF7F82">
                              <w:rPr>
                                <w:rFonts w:ascii="Arial" w:hAnsi="Arial" w:cs="Arial"/>
                                <w:b/>
                                <w:bCs/>
                                <w:color w:val="auto"/>
                                <w:sz w:val="24"/>
                                <w:szCs w:val="24"/>
                              </w:rPr>
                              <w:t xml:space="preserve">PART </w:t>
                            </w:r>
                            <w:r>
                              <w:rPr>
                                <w:rFonts w:ascii="Arial" w:hAnsi="Arial" w:cs="Arial"/>
                                <w:b/>
                                <w:bCs/>
                                <w:color w:val="auto"/>
                                <w:sz w:val="24"/>
                                <w:szCs w:val="24"/>
                              </w:rPr>
                              <w:t>9</w:t>
                            </w:r>
                            <w:r w:rsidRPr="00DF7F82">
                              <w:rPr>
                                <w:rFonts w:ascii="Arial" w:hAnsi="Arial" w:cs="Arial"/>
                                <w:b/>
                                <w:bCs/>
                                <w:color w:val="auto"/>
                                <w:sz w:val="24"/>
                                <w:szCs w:val="24"/>
                              </w:rPr>
                              <w:t xml:space="preserve">: RECEIPT OF EMPLOYEE HANDBOOK AND </w:t>
                            </w:r>
                          </w:p>
                          <w:p w14:paraId="4D585326" w14:textId="77777777" w:rsidR="00DF7F82" w:rsidRPr="00DF7F82" w:rsidRDefault="00DF7F82" w:rsidP="00DF7F82">
                            <w:pPr>
                              <w:pStyle w:val="Heading1"/>
                              <w:spacing w:before="0" w:line="240" w:lineRule="auto"/>
                              <w:jc w:val="center"/>
                              <w:rPr>
                                <w:rFonts w:ascii="Arial" w:hAnsi="Arial" w:cs="Arial"/>
                                <w:b/>
                                <w:bCs/>
                                <w:color w:val="auto"/>
                                <w:sz w:val="24"/>
                                <w:szCs w:val="24"/>
                              </w:rPr>
                            </w:pPr>
                            <w:r w:rsidRPr="00DF7F82">
                              <w:rPr>
                                <w:rFonts w:ascii="Arial" w:hAnsi="Arial" w:cs="Arial"/>
                                <w:b/>
                                <w:bCs/>
                                <w:color w:val="auto"/>
                                <w:sz w:val="24"/>
                                <w:szCs w:val="24"/>
                              </w:rPr>
                              <w:t>EMPLOYMENT- AT- WILL STATEMENT</w:t>
                            </w:r>
                          </w:p>
                          <w:p w14:paraId="507AB890" w14:textId="77777777" w:rsidR="00DF7F82" w:rsidRPr="00A63B0E" w:rsidRDefault="00DF7F82" w:rsidP="00DF7F82">
                            <w:pPr>
                              <w:pStyle w:val="Heading1"/>
                              <w:spacing w:before="100" w:beforeAutospacing="1" w:line="240" w:lineRule="auto"/>
                              <w:jc w:val="center"/>
                              <w:rPr>
                                <w:color w:val="000000" w:themeColor="text1"/>
                              </w:rPr>
                            </w:pPr>
                          </w:p>
                          <w:p w14:paraId="0F074B66" w14:textId="77777777" w:rsidR="00000000" w:rsidRDefault="00000000"/>
                          <w:p w14:paraId="25E44ECA" w14:textId="77777777" w:rsidR="00DF7F82" w:rsidRPr="00DF7F82" w:rsidRDefault="00DF7F82" w:rsidP="00DF7F82">
                            <w:pPr>
                              <w:pStyle w:val="Heading1"/>
                              <w:spacing w:before="0" w:line="240" w:lineRule="auto"/>
                              <w:jc w:val="center"/>
                              <w:rPr>
                                <w:rFonts w:ascii="Arial" w:hAnsi="Arial" w:cs="Arial"/>
                                <w:b/>
                                <w:bCs/>
                                <w:color w:val="auto"/>
                                <w:sz w:val="24"/>
                                <w:szCs w:val="24"/>
                              </w:rPr>
                            </w:pPr>
                            <w:r w:rsidRPr="00DF7F82">
                              <w:rPr>
                                <w:rFonts w:ascii="Arial" w:hAnsi="Arial" w:cs="Arial"/>
                                <w:b/>
                                <w:bCs/>
                                <w:color w:val="auto"/>
                                <w:sz w:val="24"/>
                                <w:szCs w:val="24"/>
                              </w:rPr>
                              <w:t xml:space="preserve">PART </w:t>
                            </w:r>
                            <w:r>
                              <w:rPr>
                                <w:rFonts w:ascii="Arial" w:hAnsi="Arial" w:cs="Arial"/>
                                <w:b/>
                                <w:bCs/>
                                <w:color w:val="auto"/>
                                <w:sz w:val="24"/>
                                <w:szCs w:val="24"/>
                              </w:rPr>
                              <w:t>9</w:t>
                            </w:r>
                            <w:r w:rsidRPr="00DF7F82">
                              <w:rPr>
                                <w:rFonts w:ascii="Arial" w:hAnsi="Arial" w:cs="Arial"/>
                                <w:b/>
                                <w:bCs/>
                                <w:color w:val="auto"/>
                                <w:sz w:val="24"/>
                                <w:szCs w:val="24"/>
                              </w:rPr>
                              <w:t xml:space="preserve">: RECEIPT OF EMPLOYEE HANDBOOK AND </w:t>
                            </w:r>
                          </w:p>
                          <w:p w14:paraId="42AF60D7" w14:textId="77777777" w:rsidR="00DF7F82" w:rsidRPr="00DF7F82" w:rsidRDefault="00DF7F82" w:rsidP="00DF7F82">
                            <w:pPr>
                              <w:pStyle w:val="Heading1"/>
                              <w:spacing w:before="0" w:line="240" w:lineRule="auto"/>
                              <w:jc w:val="center"/>
                              <w:rPr>
                                <w:rFonts w:ascii="Arial" w:hAnsi="Arial" w:cs="Arial"/>
                                <w:b/>
                                <w:bCs/>
                                <w:color w:val="auto"/>
                                <w:sz w:val="24"/>
                                <w:szCs w:val="24"/>
                              </w:rPr>
                            </w:pPr>
                            <w:r w:rsidRPr="00DF7F82">
                              <w:rPr>
                                <w:rFonts w:ascii="Arial" w:hAnsi="Arial" w:cs="Arial"/>
                                <w:b/>
                                <w:bCs/>
                                <w:color w:val="auto"/>
                                <w:sz w:val="24"/>
                                <w:szCs w:val="24"/>
                              </w:rPr>
                              <w:t>EMPLOYMENT- AT- WILL STATEMENT</w:t>
                            </w:r>
                          </w:p>
                          <w:p w14:paraId="5D23008E" w14:textId="77777777" w:rsidR="00DF7F82" w:rsidRPr="00A63B0E" w:rsidRDefault="00DF7F82" w:rsidP="00DF7F82">
                            <w:pPr>
                              <w:pStyle w:val="Heading1"/>
                              <w:spacing w:before="100" w:beforeAutospacing="1" w:line="240" w:lineRule="auto"/>
                              <w:jc w:val="center"/>
                              <w:rPr>
                                <w:color w:val="000000" w:themeColor="text1"/>
                              </w:rPr>
                            </w:pPr>
                          </w:p>
                          <w:p w14:paraId="22D9295F" w14:textId="77777777" w:rsidR="00000000" w:rsidRDefault="00000000"/>
                          <w:p w14:paraId="0014D691" w14:textId="77777777" w:rsidR="00DF7F82" w:rsidRPr="00DF7F82" w:rsidRDefault="00DF7F82" w:rsidP="00DF7F82">
                            <w:pPr>
                              <w:pStyle w:val="Heading1"/>
                              <w:spacing w:before="0" w:line="240" w:lineRule="auto"/>
                              <w:jc w:val="center"/>
                              <w:rPr>
                                <w:rFonts w:ascii="Arial" w:hAnsi="Arial" w:cs="Arial"/>
                                <w:b/>
                                <w:bCs/>
                                <w:color w:val="auto"/>
                                <w:sz w:val="24"/>
                                <w:szCs w:val="24"/>
                              </w:rPr>
                            </w:pPr>
                            <w:r w:rsidRPr="00DF7F82">
                              <w:rPr>
                                <w:rFonts w:ascii="Arial" w:hAnsi="Arial" w:cs="Arial"/>
                                <w:b/>
                                <w:bCs/>
                                <w:color w:val="auto"/>
                                <w:sz w:val="24"/>
                                <w:szCs w:val="24"/>
                              </w:rPr>
                              <w:t xml:space="preserve">PART </w:t>
                            </w:r>
                            <w:r>
                              <w:rPr>
                                <w:rFonts w:ascii="Arial" w:hAnsi="Arial" w:cs="Arial"/>
                                <w:b/>
                                <w:bCs/>
                                <w:color w:val="auto"/>
                                <w:sz w:val="24"/>
                                <w:szCs w:val="24"/>
                              </w:rPr>
                              <w:t>9</w:t>
                            </w:r>
                            <w:r w:rsidRPr="00DF7F82">
                              <w:rPr>
                                <w:rFonts w:ascii="Arial" w:hAnsi="Arial" w:cs="Arial"/>
                                <w:b/>
                                <w:bCs/>
                                <w:color w:val="auto"/>
                                <w:sz w:val="24"/>
                                <w:szCs w:val="24"/>
                              </w:rPr>
                              <w:t xml:space="preserve">: RECEIPT OF EMPLOYEE HANDBOOK AND </w:t>
                            </w:r>
                          </w:p>
                          <w:p w14:paraId="3A781CDE" w14:textId="77777777" w:rsidR="00DF7F82" w:rsidRPr="00DF7F82" w:rsidRDefault="00DF7F82" w:rsidP="00DF7F82">
                            <w:pPr>
                              <w:pStyle w:val="Heading1"/>
                              <w:spacing w:before="0" w:line="240" w:lineRule="auto"/>
                              <w:jc w:val="center"/>
                              <w:rPr>
                                <w:rFonts w:ascii="Arial" w:hAnsi="Arial" w:cs="Arial"/>
                                <w:b/>
                                <w:bCs/>
                                <w:color w:val="auto"/>
                                <w:sz w:val="24"/>
                                <w:szCs w:val="24"/>
                              </w:rPr>
                            </w:pPr>
                            <w:r w:rsidRPr="00DF7F82">
                              <w:rPr>
                                <w:rFonts w:ascii="Arial" w:hAnsi="Arial" w:cs="Arial"/>
                                <w:b/>
                                <w:bCs/>
                                <w:color w:val="auto"/>
                                <w:sz w:val="24"/>
                                <w:szCs w:val="24"/>
                              </w:rPr>
                              <w:t>EMPLOYMENT- AT- WILL STATEMENT</w:t>
                            </w:r>
                          </w:p>
                          <w:p w14:paraId="2CF8403A" w14:textId="77777777" w:rsidR="00DF7F82" w:rsidRPr="00A63B0E" w:rsidRDefault="00DF7F82" w:rsidP="00DF7F82">
                            <w:pPr>
                              <w:pStyle w:val="Heading1"/>
                              <w:spacing w:before="100" w:beforeAutospacing="1" w:line="240" w:lineRule="auto"/>
                              <w:jc w:val="center"/>
                              <w:rPr>
                                <w:color w:val="000000" w:themeColor="text1"/>
                              </w:rPr>
                            </w:pPr>
                          </w:p>
                          <w:p w14:paraId="4AC4AE70" w14:textId="77777777" w:rsidR="00000000" w:rsidRDefault="00000000"/>
                          <w:p w14:paraId="7664CF75" w14:textId="77777777" w:rsidR="00DF7F82" w:rsidRPr="00DF7F82" w:rsidRDefault="00DF7F82" w:rsidP="00DF7F82">
                            <w:pPr>
                              <w:pStyle w:val="Heading1"/>
                              <w:spacing w:before="0" w:line="240" w:lineRule="auto"/>
                              <w:jc w:val="center"/>
                              <w:rPr>
                                <w:rFonts w:ascii="Arial" w:hAnsi="Arial" w:cs="Arial"/>
                                <w:b/>
                                <w:bCs/>
                                <w:color w:val="auto"/>
                                <w:sz w:val="24"/>
                                <w:szCs w:val="24"/>
                              </w:rPr>
                            </w:pPr>
                            <w:r w:rsidRPr="00DF7F82">
                              <w:rPr>
                                <w:rFonts w:ascii="Arial" w:hAnsi="Arial" w:cs="Arial"/>
                                <w:b/>
                                <w:bCs/>
                                <w:color w:val="auto"/>
                                <w:sz w:val="24"/>
                                <w:szCs w:val="24"/>
                              </w:rPr>
                              <w:t xml:space="preserve">PART </w:t>
                            </w:r>
                            <w:r>
                              <w:rPr>
                                <w:rFonts w:ascii="Arial" w:hAnsi="Arial" w:cs="Arial"/>
                                <w:b/>
                                <w:bCs/>
                                <w:color w:val="auto"/>
                                <w:sz w:val="24"/>
                                <w:szCs w:val="24"/>
                              </w:rPr>
                              <w:t>9</w:t>
                            </w:r>
                            <w:r w:rsidRPr="00DF7F82">
                              <w:rPr>
                                <w:rFonts w:ascii="Arial" w:hAnsi="Arial" w:cs="Arial"/>
                                <w:b/>
                                <w:bCs/>
                                <w:color w:val="auto"/>
                                <w:sz w:val="24"/>
                                <w:szCs w:val="24"/>
                              </w:rPr>
                              <w:t xml:space="preserve">: RECEIPT OF EMPLOYEE HANDBOOK AND </w:t>
                            </w:r>
                          </w:p>
                          <w:p w14:paraId="1477B45E" w14:textId="77777777" w:rsidR="00DF7F82" w:rsidRPr="00DF7F82" w:rsidRDefault="00DF7F82" w:rsidP="00DF7F82">
                            <w:pPr>
                              <w:pStyle w:val="Heading1"/>
                              <w:spacing w:before="0" w:line="240" w:lineRule="auto"/>
                              <w:jc w:val="center"/>
                              <w:rPr>
                                <w:rFonts w:ascii="Arial" w:hAnsi="Arial" w:cs="Arial"/>
                                <w:b/>
                                <w:bCs/>
                                <w:color w:val="auto"/>
                                <w:sz w:val="24"/>
                                <w:szCs w:val="24"/>
                              </w:rPr>
                            </w:pPr>
                            <w:r w:rsidRPr="00DF7F82">
                              <w:rPr>
                                <w:rFonts w:ascii="Arial" w:hAnsi="Arial" w:cs="Arial"/>
                                <w:b/>
                                <w:bCs/>
                                <w:color w:val="auto"/>
                                <w:sz w:val="24"/>
                                <w:szCs w:val="24"/>
                              </w:rPr>
                              <w:t>EMPLOYMENT- AT- WILL STATEMENT</w:t>
                            </w:r>
                          </w:p>
                          <w:p w14:paraId="4F4F2D2D" w14:textId="77777777" w:rsidR="00DF7F82" w:rsidRPr="00A63B0E" w:rsidRDefault="00DF7F82" w:rsidP="00DF7F82">
                            <w:pPr>
                              <w:pStyle w:val="Heading1"/>
                              <w:spacing w:before="100" w:beforeAutospacing="1" w:line="240" w:lineRule="auto"/>
                              <w:jc w:val="center"/>
                              <w:rPr>
                                <w:color w:val="000000" w:themeColor="text1"/>
                              </w:rPr>
                            </w:pPr>
                          </w:p>
                          <w:p w14:paraId="2B84E593" w14:textId="77777777" w:rsidR="00000000" w:rsidRDefault="00000000"/>
                          <w:p w14:paraId="55A91346" w14:textId="77777777" w:rsidR="00DF7F82" w:rsidRPr="00DF7F82" w:rsidRDefault="00DF7F82" w:rsidP="00DF7F82">
                            <w:pPr>
                              <w:pStyle w:val="Heading1"/>
                              <w:spacing w:before="0" w:line="240" w:lineRule="auto"/>
                              <w:jc w:val="center"/>
                              <w:rPr>
                                <w:rFonts w:ascii="Arial" w:hAnsi="Arial" w:cs="Arial"/>
                                <w:b/>
                                <w:bCs/>
                                <w:color w:val="auto"/>
                                <w:sz w:val="24"/>
                                <w:szCs w:val="24"/>
                              </w:rPr>
                            </w:pPr>
                            <w:r w:rsidRPr="00DF7F82">
                              <w:rPr>
                                <w:rFonts w:ascii="Arial" w:hAnsi="Arial" w:cs="Arial"/>
                                <w:b/>
                                <w:bCs/>
                                <w:color w:val="auto"/>
                                <w:sz w:val="24"/>
                                <w:szCs w:val="24"/>
                              </w:rPr>
                              <w:t xml:space="preserve">PART </w:t>
                            </w:r>
                            <w:r>
                              <w:rPr>
                                <w:rFonts w:ascii="Arial" w:hAnsi="Arial" w:cs="Arial"/>
                                <w:b/>
                                <w:bCs/>
                                <w:color w:val="auto"/>
                                <w:sz w:val="24"/>
                                <w:szCs w:val="24"/>
                              </w:rPr>
                              <w:t>9</w:t>
                            </w:r>
                            <w:r w:rsidRPr="00DF7F82">
                              <w:rPr>
                                <w:rFonts w:ascii="Arial" w:hAnsi="Arial" w:cs="Arial"/>
                                <w:b/>
                                <w:bCs/>
                                <w:color w:val="auto"/>
                                <w:sz w:val="24"/>
                                <w:szCs w:val="24"/>
                              </w:rPr>
                              <w:t xml:space="preserve">: RECEIPT OF EMPLOYEE HANDBOOK AND </w:t>
                            </w:r>
                          </w:p>
                          <w:p w14:paraId="52554AA2" w14:textId="77777777" w:rsidR="00DF7F82" w:rsidRPr="00DF7F82" w:rsidRDefault="00DF7F82" w:rsidP="00DF7F82">
                            <w:pPr>
                              <w:pStyle w:val="Heading1"/>
                              <w:spacing w:before="0" w:line="240" w:lineRule="auto"/>
                              <w:jc w:val="center"/>
                              <w:rPr>
                                <w:rFonts w:ascii="Arial" w:hAnsi="Arial" w:cs="Arial"/>
                                <w:b/>
                                <w:bCs/>
                                <w:color w:val="auto"/>
                                <w:sz w:val="24"/>
                                <w:szCs w:val="24"/>
                              </w:rPr>
                            </w:pPr>
                            <w:r w:rsidRPr="00DF7F82">
                              <w:rPr>
                                <w:rFonts w:ascii="Arial" w:hAnsi="Arial" w:cs="Arial"/>
                                <w:b/>
                                <w:bCs/>
                                <w:color w:val="auto"/>
                                <w:sz w:val="24"/>
                                <w:szCs w:val="24"/>
                              </w:rPr>
                              <w:t>EMPLOYMENT- AT- WILL STATEMENT</w:t>
                            </w:r>
                          </w:p>
                          <w:p w14:paraId="2D1CF967" w14:textId="77777777" w:rsidR="00DF7F82" w:rsidRPr="00A63B0E" w:rsidRDefault="00DF7F82" w:rsidP="00DF7F82">
                            <w:pPr>
                              <w:pStyle w:val="Heading1"/>
                              <w:spacing w:before="100" w:beforeAutospacing="1" w:line="240" w:lineRule="auto"/>
                              <w:jc w:val="center"/>
                              <w:rPr>
                                <w:color w:val="000000" w:themeColor="text1"/>
                              </w:rPr>
                            </w:pPr>
                          </w:p>
                          <w:p w14:paraId="4B98A202" w14:textId="77777777" w:rsidR="00000000" w:rsidRDefault="00000000"/>
                          <w:p w14:paraId="398C0C68" w14:textId="77777777" w:rsidR="00DF7F82" w:rsidRPr="00DF7F82" w:rsidRDefault="00DF7F82" w:rsidP="00DF7F82">
                            <w:pPr>
                              <w:pStyle w:val="Heading1"/>
                              <w:spacing w:before="0" w:line="240" w:lineRule="auto"/>
                              <w:jc w:val="center"/>
                              <w:rPr>
                                <w:rFonts w:ascii="Arial" w:hAnsi="Arial" w:cs="Arial"/>
                                <w:b/>
                                <w:bCs/>
                                <w:color w:val="auto"/>
                                <w:sz w:val="24"/>
                                <w:szCs w:val="24"/>
                              </w:rPr>
                            </w:pPr>
                            <w:r w:rsidRPr="00DF7F82">
                              <w:rPr>
                                <w:rFonts w:ascii="Arial" w:hAnsi="Arial" w:cs="Arial"/>
                                <w:b/>
                                <w:bCs/>
                                <w:color w:val="auto"/>
                                <w:sz w:val="24"/>
                                <w:szCs w:val="24"/>
                              </w:rPr>
                              <w:t xml:space="preserve">PART </w:t>
                            </w:r>
                            <w:r>
                              <w:rPr>
                                <w:rFonts w:ascii="Arial" w:hAnsi="Arial" w:cs="Arial"/>
                                <w:b/>
                                <w:bCs/>
                                <w:color w:val="auto"/>
                                <w:sz w:val="24"/>
                                <w:szCs w:val="24"/>
                              </w:rPr>
                              <w:t>9</w:t>
                            </w:r>
                            <w:r w:rsidRPr="00DF7F82">
                              <w:rPr>
                                <w:rFonts w:ascii="Arial" w:hAnsi="Arial" w:cs="Arial"/>
                                <w:b/>
                                <w:bCs/>
                                <w:color w:val="auto"/>
                                <w:sz w:val="24"/>
                                <w:szCs w:val="24"/>
                              </w:rPr>
                              <w:t xml:space="preserve">: RECEIPT OF EMPLOYEE HANDBOOK AND </w:t>
                            </w:r>
                          </w:p>
                          <w:p w14:paraId="4CC4B7EA" w14:textId="77777777" w:rsidR="00DF7F82" w:rsidRPr="00DF7F82" w:rsidRDefault="00DF7F82" w:rsidP="00DF7F82">
                            <w:pPr>
                              <w:pStyle w:val="Heading1"/>
                              <w:spacing w:before="0" w:line="240" w:lineRule="auto"/>
                              <w:jc w:val="center"/>
                              <w:rPr>
                                <w:rFonts w:ascii="Arial" w:hAnsi="Arial" w:cs="Arial"/>
                                <w:b/>
                                <w:bCs/>
                                <w:color w:val="auto"/>
                                <w:sz w:val="24"/>
                                <w:szCs w:val="24"/>
                              </w:rPr>
                            </w:pPr>
                            <w:r w:rsidRPr="00DF7F82">
                              <w:rPr>
                                <w:rFonts w:ascii="Arial" w:hAnsi="Arial" w:cs="Arial"/>
                                <w:b/>
                                <w:bCs/>
                                <w:color w:val="auto"/>
                                <w:sz w:val="24"/>
                                <w:szCs w:val="24"/>
                              </w:rPr>
                              <w:t>EMPLOYMENT- AT- WILL STATEMENT</w:t>
                            </w:r>
                          </w:p>
                          <w:p w14:paraId="31D06673" w14:textId="77777777" w:rsidR="00DF7F82" w:rsidRPr="00A63B0E" w:rsidRDefault="00DF7F82" w:rsidP="00DF7F82">
                            <w:pPr>
                              <w:pStyle w:val="Heading1"/>
                              <w:spacing w:before="100" w:beforeAutospacing="1" w:line="240" w:lineRule="auto"/>
                              <w:jc w:val="center"/>
                              <w:rPr>
                                <w:color w:val="000000" w:themeColor="text1"/>
                              </w:rPr>
                            </w:pPr>
                          </w:p>
                          <w:p w14:paraId="22F70679" w14:textId="77777777" w:rsidR="00000000" w:rsidRDefault="00000000"/>
                          <w:p w14:paraId="5D22F98D" w14:textId="77777777" w:rsidR="00DF7F82" w:rsidRPr="00DF7F82" w:rsidRDefault="00DF7F82" w:rsidP="00DF7F82">
                            <w:pPr>
                              <w:pStyle w:val="Heading1"/>
                              <w:spacing w:before="0" w:line="240" w:lineRule="auto"/>
                              <w:jc w:val="center"/>
                              <w:rPr>
                                <w:rFonts w:ascii="Arial" w:hAnsi="Arial" w:cs="Arial"/>
                                <w:b/>
                                <w:bCs/>
                                <w:color w:val="auto"/>
                                <w:sz w:val="24"/>
                                <w:szCs w:val="24"/>
                              </w:rPr>
                            </w:pPr>
                            <w:r w:rsidRPr="00DF7F82">
                              <w:rPr>
                                <w:rFonts w:ascii="Arial" w:hAnsi="Arial" w:cs="Arial"/>
                                <w:b/>
                                <w:bCs/>
                                <w:color w:val="auto"/>
                                <w:sz w:val="24"/>
                                <w:szCs w:val="24"/>
                              </w:rPr>
                              <w:t xml:space="preserve">PART </w:t>
                            </w:r>
                            <w:r>
                              <w:rPr>
                                <w:rFonts w:ascii="Arial" w:hAnsi="Arial" w:cs="Arial"/>
                                <w:b/>
                                <w:bCs/>
                                <w:color w:val="auto"/>
                                <w:sz w:val="24"/>
                                <w:szCs w:val="24"/>
                              </w:rPr>
                              <w:t>9</w:t>
                            </w:r>
                            <w:r w:rsidRPr="00DF7F82">
                              <w:rPr>
                                <w:rFonts w:ascii="Arial" w:hAnsi="Arial" w:cs="Arial"/>
                                <w:b/>
                                <w:bCs/>
                                <w:color w:val="auto"/>
                                <w:sz w:val="24"/>
                                <w:szCs w:val="24"/>
                              </w:rPr>
                              <w:t xml:space="preserve">: RECEIPT OF EMPLOYEE HANDBOOK AND </w:t>
                            </w:r>
                          </w:p>
                          <w:p w14:paraId="21CC839F" w14:textId="77777777" w:rsidR="00DF7F82" w:rsidRPr="00DF7F82" w:rsidRDefault="00DF7F82" w:rsidP="00DF7F82">
                            <w:pPr>
                              <w:pStyle w:val="Heading1"/>
                              <w:spacing w:before="0" w:line="240" w:lineRule="auto"/>
                              <w:jc w:val="center"/>
                              <w:rPr>
                                <w:rFonts w:ascii="Arial" w:hAnsi="Arial" w:cs="Arial"/>
                                <w:b/>
                                <w:bCs/>
                                <w:color w:val="auto"/>
                                <w:sz w:val="24"/>
                                <w:szCs w:val="24"/>
                              </w:rPr>
                            </w:pPr>
                            <w:r w:rsidRPr="00DF7F82">
                              <w:rPr>
                                <w:rFonts w:ascii="Arial" w:hAnsi="Arial" w:cs="Arial"/>
                                <w:b/>
                                <w:bCs/>
                                <w:color w:val="auto"/>
                                <w:sz w:val="24"/>
                                <w:szCs w:val="24"/>
                              </w:rPr>
                              <w:t>EMPLOYMENT- AT- WILL STATEMENT</w:t>
                            </w:r>
                          </w:p>
                          <w:p w14:paraId="3DE225BB" w14:textId="77777777" w:rsidR="00DF7F82" w:rsidRPr="00A63B0E" w:rsidRDefault="00DF7F82" w:rsidP="00DF7F82">
                            <w:pPr>
                              <w:pStyle w:val="Heading1"/>
                              <w:spacing w:before="100" w:beforeAutospacing="1" w:line="240" w:lineRule="auto"/>
                              <w:jc w:val="center"/>
                              <w:rPr>
                                <w:color w:val="000000" w:themeColor="text1"/>
                              </w:rPr>
                            </w:pPr>
                          </w:p>
                          <w:p w14:paraId="27CE4EE7" w14:textId="77777777" w:rsidR="00000000" w:rsidRDefault="00000000"/>
                          <w:p w14:paraId="6EE42651" w14:textId="77777777" w:rsidR="00DF7F82" w:rsidRPr="00DF7F82" w:rsidRDefault="00DF7F82" w:rsidP="00DF7F82">
                            <w:pPr>
                              <w:pStyle w:val="Heading1"/>
                              <w:spacing w:before="0" w:line="240" w:lineRule="auto"/>
                              <w:jc w:val="center"/>
                              <w:rPr>
                                <w:rFonts w:ascii="Arial" w:hAnsi="Arial" w:cs="Arial"/>
                                <w:b/>
                                <w:bCs/>
                                <w:color w:val="auto"/>
                                <w:sz w:val="24"/>
                                <w:szCs w:val="24"/>
                              </w:rPr>
                            </w:pPr>
                            <w:r w:rsidRPr="00DF7F82">
                              <w:rPr>
                                <w:rFonts w:ascii="Arial" w:hAnsi="Arial" w:cs="Arial"/>
                                <w:b/>
                                <w:bCs/>
                                <w:color w:val="auto"/>
                                <w:sz w:val="24"/>
                                <w:szCs w:val="24"/>
                              </w:rPr>
                              <w:t xml:space="preserve">PART </w:t>
                            </w:r>
                            <w:r>
                              <w:rPr>
                                <w:rFonts w:ascii="Arial" w:hAnsi="Arial" w:cs="Arial"/>
                                <w:b/>
                                <w:bCs/>
                                <w:color w:val="auto"/>
                                <w:sz w:val="24"/>
                                <w:szCs w:val="24"/>
                              </w:rPr>
                              <w:t>9</w:t>
                            </w:r>
                            <w:r w:rsidRPr="00DF7F82">
                              <w:rPr>
                                <w:rFonts w:ascii="Arial" w:hAnsi="Arial" w:cs="Arial"/>
                                <w:b/>
                                <w:bCs/>
                                <w:color w:val="auto"/>
                                <w:sz w:val="24"/>
                                <w:szCs w:val="24"/>
                              </w:rPr>
                              <w:t xml:space="preserve">: RECEIPT OF EMPLOYEE HANDBOOK AND </w:t>
                            </w:r>
                          </w:p>
                          <w:p w14:paraId="7E805B7A" w14:textId="7ADC4230" w:rsidR="00DF7F82" w:rsidRPr="00DF7F82" w:rsidRDefault="00DF7F82" w:rsidP="00DF7F82">
                            <w:pPr>
                              <w:pStyle w:val="Heading1"/>
                              <w:spacing w:before="0" w:line="240" w:lineRule="auto"/>
                              <w:jc w:val="center"/>
                              <w:rPr>
                                <w:rFonts w:ascii="Arial" w:hAnsi="Arial" w:cs="Arial"/>
                                <w:b/>
                                <w:bCs/>
                                <w:color w:val="auto"/>
                                <w:sz w:val="24"/>
                                <w:szCs w:val="24"/>
                              </w:rPr>
                            </w:pPr>
                            <w:r w:rsidRPr="00DF7F82">
                              <w:rPr>
                                <w:rFonts w:ascii="Arial" w:hAnsi="Arial" w:cs="Arial"/>
                                <w:b/>
                                <w:bCs/>
                                <w:color w:val="auto"/>
                                <w:sz w:val="24"/>
                                <w:szCs w:val="24"/>
                              </w:rPr>
                              <w:t>EMPLOYMENT- AT- WILL STATEMENT</w:t>
                            </w:r>
                          </w:p>
                          <w:p w14:paraId="45759D98" w14:textId="426A2E55" w:rsidR="00DF7F82" w:rsidRPr="00A63B0E" w:rsidRDefault="00DF7F82" w:rsidP="00DF7F82">
                            <w:pPr>
                              <w:pStyle w:val="Heading1"/>
                              <w:spacing w:before="100" w:beforeAutospacing="1" w:line="240" w:lineRule="auto"/>
                              <w:jc w:val="center"/>
                              <w:rPr>
                                <w:color w:val="000000" w:themeColor="text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70B4BD" id="Text Box 30" o:spid="_x0000_s1034" type="#_x0000_t202" style="position:absolute;left:0;text-align:left;margin-left:0;margin-top:.5pt;width:460.2pt;height:36pt;z-index:2516787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" fillcolor="#00b0f0" strokeweight=".5pt">
                <v:textbox>
                  <w:txbxContent>
                    <w:p w14:paraId="58303B1B" w14:textId="75537310" w:rsidR="00DF7F82" w:rsidRPr="00DF7F82" w:rsidRDefault="00DF7F82" w:rsidP="00DF7F82">
                      <w:pPr>
                        <w:pStyle w:val="Heading1"/>
                        <w:spacing w:before="0" w:line="240" w:lineRule="auto"/>
                        <w:jc w:val="center"/>
                        <w:rPr>
                          <w:rFonts w:ascii="Arial" w:hAnsi="Arial" w:cs="Arial"/>
                          <w:b/>
                          <w:bCs/>
                          <w:color w:val="auto"/>
                          <w:sz w:val="24"/>
                          <w:szCs w:val="24"/>
                        </w:rPr>
                      </w:pPr>
                      <w:r w:rsidRPr="00DF7F82">
                        <w:rPr>
                          <w:rFonts w:ascii="Arial" w:hAnsi="Arial" w:cs="Arial"/>
                          <w:b/>
                          <w:bCs/>
                          <w:color w:val="auto"/>
                          <w:sz w:val="24"/>
                          <w:szCs w:val="24"/>
                        </w:rPr>
                        <w:t xml:space="preserve">PART </w:t>
                      </w:r>
                      <w:r>
                        <w:rPr>
                          <w:rFonts w:ascii="Arial" w:hAnsi="Arial" w:cs="Arial"/>
                          <w:b/>
                          <w:bCs/>
                          <w:color w:val="auto"/>
                          <w:sz w:val="24"/>
                          <w:szCs w:val="24"/>
                        </w:rPr>
                        <w:t>9</w:t>
                      </w:r>
                      <w:r w:rsidRPr="00DF7F82">
                        <w:rPr>
                          <w:rFonts w:ascii="Arial" w:hAnsi="Arial" w:cs="Arial"/>
                          <w:b/>
                          <w:bCs/>
                          <w:color w:val="auto"/>
                          <w:sz w:val="24"/>
                          <w:szCs w:val="24"/>
                        </w:rPr>
                        <w:t xml:space="preserve">: RECEIPT OF EMPLOYEE HANDBOOK AND </w:t>
                      </w:r>
                    </w:p>
                    <w:p w14:paraId="4D585326" w14:textId="77777777" w:rsidR="00DF7F82" w:rsidRPr="00DF7F82" w:rsidRDefault="00DF7F82" w:rsidP="00DF7F82">
                      <w:pPr>
                        <w:pStyle w:val="Heading1"/>
                        <w:spacing w:before="0" w:line="240" w:lineRule="auto"/>
                        <w:jc w:val="center"/>
                        <w:rPr>
                          <w:rFonts w:ascii="Arial" w:hAnsi="Arial" w:cs="Arial"/>
                          <w:b/>
                          <w:bCs/>
                          <w:color w:val="auto"/>
                          <w:sz w:val="24"/>
                          <w:szCs w:val="24"/>
                        </w:rPr>
                      </w:pPr>
                      <w:r w:rsidRPr="00DF7F82">
                        <w:rPr>
                          <w:rFonts w:ascii="Arial" w:hAnsi="Arial" w:cs="Arial"/>
                          <w:b/>
                          <w:bCs/>
                          <w:color w:val="auto"/>
                          <w:sz w:val="24"/>
                          <w:szCs w:val="24"/>
                        </w:rPr>
                        <w:t>EMPLOYMENT- AT- WILL STATEMENT</w:t>
                      </w:r>
                    </w:p>
                    <w:p w14:paraId="507AB890" w14:textId="77777777" w:rsidR="00DF7F82" w:rsidRPr="00A63B0E" w:rsidRDefault="00DF7F82" w:rsidP="00DF7F82">
                      <w:pPr>
                        <w:pStyle w:val="Heading1"/>
                        <w:spacing w:before="100" w:beforeAutospacing="1" w:line="240" w:lineRule="auto"/>
                        <w:jc w:val="center"/>
                        <w:rPr>
                          <w:color w:val="000000" w:themeColor="text1"/>
                        </w:rPr>
                      </w:pPr>
                    </w:p>
                    <w:p w14:paraId="0F074B66" w14:textId="77777777" w:rsidR="00000000" w:rsidRDefault="00000000"/>
                    <w:p w14:paraId="25E44ECA" w14:textId="77777777" w:rsidR="00DF7F82" w:rsidRPr="00DF7F82" w:rsidRDefault="00DF7F82" w:rsidP="00DF7F82">
                      <w:pPr>
                        <w:pStyle w:val="Heading1"/>
                        <w:spacing w:before="0" w:line="240" w:lineRule="auto"/>
                        <w:jc w:val="center"/>
                        <w:rPr>
                          <w:rFonts w:ascii="Arial" w:hAnsi="Arial" w:cs="Arial"/>
                          <w:b/>
                          <w:bCs/>
                          <w:color w:val="auto"/>
                          <w:sz w:val="24"/>
                          <w:szCs w:val="24"/>
                        </w:rPr>
                      </w:pPr>
                      <w:r w:rsidRPr="00DF7F82">
                        <w:rPr>
                          <w:rFonts w:ascii="Arial" w:hAnsi="Arial" w:cs="Arial"/>
                          <w:b/>
                          <w:bCs/>
                          <w:color w:val="auto"/>
                          <w:sz w:val="24"/>
                          <w:szCs w:val="24"/>
                        </w:rPr>
                        <w:t xml:space="preserve">PART </w:t>
                      </w:r>
                      <w:r>
                        <w:rPr>
                          <w:rFonts w:ascii="Arial" w:hAnsi="Arial" w:cs="Arial"/>
                          <w:b/>
                          <w:bCs/>
                          <w:color w:val="auto"/>
                          <w:sz w:val="24"/>
                          <w:szCs w:val="24"/>
                        </w:rPr>
                        <w:t>9</w:t>
                      </w:r>
                      <w:r w:rsidRPr="00DF7F82">
                        <w:rPr>
                          <w:rFonts w:ascii="Arial" w:hAnsi="Arial" w:cs="Arial"/>
                          <w:b/>
                          <w:bCs/>
                          <w:color w:val="auto"/>
                          <w:sz w:val="24"/>
                          <w:szCs w:val="24"/>
                        </w:rPr>
                        <w:t xml:space="preserve">: RECEIPT OF EMPLOYEE HANDBOOK AND </w:t>
                      </w:r>
                    </w:p>
                    <w:p w14:paraId="42AF60D7" w14:textId="77777777" w:rsidR="00DF7F82" w:rsidRPr="00DF7F82" w:rsidRDefault="00DF7F82" w:rsidP="00DF7F82">
                      <w:pPr>
                        <w:pStyle w:val="Heading1"/>
                        <w:spacing w:before="0" w:line="240" w:lineRule="auto"/>
                        <w:jc w:val="center"/>
                        <w:rPr>
                          <w:rFonts w:ascii="Arial" w:hAnsi="Arial" w:cs="Arial"/>
                          <w:b/>
                          <w:bCs/>
                          <w:color w:val="auto"/>
                          <w:sz w:val="24"/>
                          <w:szCs w:val="24"/>
                        </w:rPr>
                      </w:pPr>
                      <w:r w:rsidRPr="00DF7F82">
                        <w:rPr>
                          <w:rFonts w:ascii="Arial" w:hAnsi="Arial" w:cs="Arial"/>
                          <w:b/>
                          <w:bCs/>
                          <w:color w:val="auto"/>
                          <w:sz w:val="24"/>
                          <w:szCs w:val="24"/>
                        </w:rPr>
                        <w:t>EMPLOYMENT- AT- WILL STATEMENT</w:t>
                      </w:r>
                    </w:p>
                    <w:p w14:paraId="5D23008E" w14:textId="77777777" w:rsidR="00DF7F82" w:rsidRPr="00A63B0E" w:rsidRDefault="00DF7F82" w:rsidP="00DF7F82">
                      <w:pPr>
                        <w:pStyle w:val="Heading1"/>
                        <w:spacing w:before="100" w:beforeAutospacing="1" w:line="240" w:lineRule="auto"/>
                        <w:jc w:val="center"/>
                        <w:rPr>
                          <w:color w:val="000000" w:themeColor="text1"/>
                        </w:rPr>
                      </w:pPr>
                    </w:p>
                    <w:p w14:paraId="22D9295F" w14:textId="77777777" w:rsidR="00000000" w:rsidRDefault="00000000"/>
                    <w:p w14:paraId="0014D691" w14:textId="77777777" w:rsidR="00DF7F82" w:rsidRPr="00DF7F82" w:rsidRDefault="00DF7F82" w:rsidP="00DF7F82">
                      <w:pPr>
                        <w:pStyle w:val="Heading1"/>
                        <w:spacing w:before="0" w:line="240" w:lineRule="auto"/>
                        <w:jc w:val="center"/>
                        <w:rPr>
                          <w:rFonts w:ascii="Arial" w:hAnsi="Arial" w:cs="Arial"/>
                          <w:b/>
                          <w:bCs/>
                          <w:color w:val="auto"/>
                          <w:sz w:val="24"/>
                          <w:szCs w:val="24"/>
                        </w:rPr>
                      </w:pPr>
                      <w:r w:rsidRPr="00DF7F82">
                        <w:rPr>
                          <w:rFonts w:ascii="Arial" w:hAnsi="Arial" w:cs="Arial"/>
                          <w:b/>
                          <w:bCs/>
                          <w:color w:val="auto"/>
                          <w:sz w:val="24"/>
                          <w:szCs w:val="24"/>
                        </w:rPr>
                        <w:t xml:space="preserve">PART </w:t>
                      </w:r>
                      <w:r>
                        <w:rPr>
                          <w:rFonts w:ascii="Arial" w:hAnsi="Arial" w:cs="Arial"/>
                          <w:b/>
                          <w:bCs/>
                          <w:color w:val="auto"/>
                          <w:sz w:val="24"/>
                          <w:szCs w:val="24"/>
                        </w:rPr>
                        <w:t>9</w:t>
                      </w:r>
                      <w:r w:rsidRPr="00DF7F82">
                        <w:rPr>
                          <w:rFonts w:ascii="Arial" w:hAnsi="Arial" w:cs="Arial"/>
                          <w:b/>
                          <w:bCs/>
                          <w:color w:val="auto"/>
                          <w:sz w:val="24"/>
                          <w:szCs w:val="24"/>
                        </w:rPr>
                        <w:t xml:space="preserve">: RECEIPT OF EMPLOYEE HANDBOOK AND </w:t>
                      </w:r>
                    </w:p>
                    <w:p w14:paraId="3A781CDE" w14:textId="77777777" w:rsidR="00DF7F82" w:rsidRPr="00DF7F82" w:rsidRDefault="00DF7F82" w:rsidP="00DF7F82">
                      <w:pPr>
                        <w:pStyle w:val="Heading1"/>
                        <w:spacing w:before="0" w:line="240" w:lineRule="auto"/>
                        <w:jc w:val="center"/>
                        <w:rPr>
                          <w:rFonts w:ascii="Arial" w:hAnsi="Arial" w:cs="Arial"/>
                          <w:b/>
                          <w:bCs/>
                          <w:color w:val="auto"/>
                          <w:sz w:val="24"/>
                          <w:szCs w:val="24"/>
                        </w:rPr>
                      </w:pPr>
                      <w:r w:rsidRPr="00DF7F82">
                        <w:rPr>
                          <w:rFonts w:ascii="Arial" w:hAnsi="Arial" w:cs="Arial"/>
                          <w:b/>
                          <w:bCs/>
                          <w:color w:val="auto"/>
                          <w:sz w:val="24"/>
                          <w:szCs w:val="24"/>
                        </w:rPr>
                        <w:t>EMPLOYMENT- AT- WILL STATEMENT</w:t>
                      </w:r>
                    </w:p>
                    <w:p w14:paraId="2CF8403A" w14:textId="77777777" w:rsidR="00DF7F82" w:rsidRPr="00A63B0E" w:rsidRDefault="00DF7F82" w:rsidP="00DF7F82">
                      <w:pPr>
                        <w:pStyle w:val="Heading1"/>
                        <w:spacing w:before="100" w:beforeAutospacing="1" w:line="240" w:lineRule="auto"/>
                        <w:jc w:val="center"/>
                        <w:rPr>
                          <w:color w:val="000000" w:themeColor="text1"/>
                        </w:rPr>
                      </w:pPr>
                    </w:p>
                    <w:p w14:paraId="4AC4AE70" w14:textId="77777777" w:rsidR="00000000" w:rsidRDefault="00000000"/>
                    <w:p w14:paraId="7664CF75" w14:textId="77777777" w:rsidR="00DF7F82" w:rsidRPr="00DF7F82" w:rsidRDefault="00DF7F82" w:rsidP="00DF7F82">
                      <w:pPr>
                        <w:pStyle w:val="Heading1"/>
                        <w:spacing w:before="0" w:line="240" w:lineRule="auto"/>
                        <w:jc w:val="center"/>
                        <w:rPr>
                          <w:rFonts w:ascii="Arial" w:hAnsi="Arial" w:cs="Arial"/>
                          <w:b/>
                          <w:bCs/>
                          <w:color w:val="auto"/>
                          <w:sz w:val="24"/>
                          <w:szCs w:val="24"/>
                        </w:rPr>
                      </w:pPr>
                      <w:r w:rsidRPr="00DF7F82">
                        <w:rPr>
                          <w:rFonts w:ascii="Arial" w:hAnsi="Arial" w:cs="Arial"/>
                          <w:b/>
                          <w:bCs/>
                          <w:color w:val="auto"/>
                          <w:sz w:val="24"/>
                          <w:szCs w:val="24"/>
                        </w:rPr>
                        <w:t xml:space="preserve">PART </w:t>
                      </w:r>
                      <w:r>
                        <w:rPr>
                          <w:rFonts w:ascii="Arial" w:hAnsi="Arial" w:cs="Arial"/>
                          <w:b/>
                          <w:bCs/>
                          <w:color w:val="auto"/>
                          <w:sz w:val="24"/>
                          <w:szCs w:val="24"/>
                        </w:rPr>
                        <w:t>9</w:t>
                      </w:r>
                      <w:r w:rsidRPr="00DF7F82">
                        <w:rPr>
                          <w:rFonts w:ascii="Arial" w:hAnsi="Arial" w:cs="Arial"/>
                          <w:b/>
                          <w:bCs/>
                          <w:color w:val="auto"/>
                          <w:sz w:val="24"/>
                          <w:szCs w:val="24"/>
                        </w:rPr>
                        <w:t xml:space="preserve">: RECEIPT OF EMPLOYEE HANDBOOK AND </w:t>
                      </w:r>
                    </w:p>
                    <w:p w14:paraId="1477B45E" w14:textId="77777777" w:rsidR="00DF7F82" w:rsidRPr="00DF7F82" w:rsidRDefault="00DF7F82" w:rsidP="00DF7F82">
                      <w:pPr>
                        <w:pStyle w:val="Heading1"/>
                        <w:spacing w:before="0" w:line="240" w:lineRule="auto"/>
                        <w:jc w:val="center"/>
                        <w:rPr>
                          <w:rFonts w:ascii="Arial" w:hAnsi="Arial" w:cs="Arial"/>
                          <w:b/>
                          <w:bCs/>
                          <w:color w:val="auto"/>
                          <w:sz w:val="24"/>
                          <w:szCs w:val="24"/>
                        </w:rPr>
                      </w:pPr>
                      <w:r w:rsidRPr="00DF7F82">
                        <w:rPr>
                          <w:rFonts w:ascii="Arial" w:hAnsi="Arial" w:cs="Arial"/>
                          <w:b/>
                          <w:bCs/>
                          <w:color w:val="auto"/>
                          <w:sz w:val="24"/>
                          <w:szCs w:val="24"/>
                        </w:rPr>
                        <w:t>EMPLOYMENT- AT- WILL STATEMENT</w:t>
                      </w:r>
                    </w:p>
                    <w:p w14:paraId="4F4F2D2D" w14:textId="77777777" w:rsidR="00DF7F82" w:rsidRPr="00A63B0E" w:rsidRDefault="00DF7F82" w:rsidP="00DF7F82">
                      <w:pPr>
                        <w:pStyle w:val="Heading1"/>
                        <w:spacing w:before="100" w:beforeAutospacing="1" w:line="240" w:lineRule="auto"/>
                        <w:jc w:val="center"/>
                        <w:rPr>
                          <w:color w:val="000000" w:themeColor="text1"/>
                        </w:rPr>
                      </w:pPr>
                    </w:p>
                    <w:p w14:paraId="2B84E593" w14:textId="77777777" w:rsidR="00000000" w:rsidRDefault="00000000"/>
                    <w:p w14:paraId="55A91346" w14:textId="77777777" w:rsidR="00DF7F82" w:rsidRPr="00DF7F82" w:rsidRDefault="00DF7F82" w:rsidP="00DF7F82">
                      <w:pPr>
                        <w:pStyle w:val="Heading1"/>
                        <w:spacing w:before="0" w:line="240" w:lineRule="auto"/>
                        <w:jc w:val="center"/>
                        <w:rPr>
                          <w:rFonts w:ascii="Arial" w:hAnsi="Arial" w:cs="Arial"/>
                          <w:b/>
                          <w:bCs/>
                          <w:color w:val="auto"/>
                          <w:sz w:val="24"/>
                          <w:szCs w:val="24"/>
                        </w:rPr>
                      </w:pPr>
                      <w:r w:rsidRPr="00DF7F82">
                        <w:rPr>
                          <w:rFonts w:ascii="Arial" w:hAnsi="Arial" w:cs="Arial"/>
                          <w:b/>
                          <w:bCs/>
                          <w:color w:val="auto"/>
                          <w:sz w:val="24"/>
                          <w:szCs w:val="24"/>
                        </w:rPr>
                        <w:t xml:space="preserve">PART </w:t>
                      </w:r>
                      <w:r>
                        <w:rPr>
                          <w:rFonts w:ascii="Arial" w:hAnsi="Arial" w:cs="Arial"/>
                          <w:b/>
                          <w:bCs/>
                          <w:color w:val="auto"/>
                          <w:sz w:val="24"/>
                          <w:szCs w:val="24"/>
                        </w:rPr>
                        <w:t>9</w:t>
                      </w:r>
                      <w:r w:rsidRPr="00DF7F82">
                        <w:rPr>
                          <w:rFonts w:ascii="Arial" w:hAnsi="Arial" w:cs="Arial"/>
                          <w:b/>
                          <w:bCs/>
                          <w:color w:val="auto"/>
                          <w:sz w:val="24"/>
                          <w:szCs w:val="24"/>
                        </w:rPr>
                        <w:t xml:space="preserve">: RECEIPT OF EMPLOYEE HANDBOOK AND </w:t>
                      </w:r>
                    </w:p>
                    <w:p w14:paraId="52554AA2" w14:textId="77777777" w:rsidR="00DF7F82" w:rsidRPr="00DF7F82" w:rsidRDefault="00DF7F82" w:rsidP="00DF7F82">
                      <w:pPr>
                        <w:pStyle w:val="Heading1"/>
                        <w:spacing w:before="0" w:line="240" w:lineRule="auto"/>
                        <w:jc w:val="center"/>
                        <w:rPr>
                          <w:rFonts w:ascii="Arial" w:hAnsi="Arial" w:cs="Arial"/>
                          <w:b/>
                          <w:bCs/>
                          <w:color w:val="auto"/>
                          <w:sz w:val="24"/>
                          <w:szCs w:val="24"/>
                        </w:rPr>
                      </w:pPr>
                      <w:r w:rsidRPr="00DF7F82">
                        <w:rPr>
                          <w:rFonts w:ascii="Arial" w:hAnsi="Arial" w:cs="Arial"/>
                          <w:b/>
                          <w:bCs/>
                          <w:color w:val="auto"/>
                          <w:sz w:val="24"/>
                          <w:szCs w:val="24"/>
                        </w:rPr>
                        <w:t>EMPLOYMENT- AT- WILL STATEMENT</w:t>
                      </w:r>
                    </w:p>
                    <w:p w14:paraId="2D1CF967" w14:textId="77777777" w:rsidR="00DF7F82" w:rsidRPr="00A63B0E" w:rsidRDefault="00DF7F82" w:rsidP="00DF7F82">
                      <w:pPr>
                        <w:pStyle w:val="Heading1"/>
                        <w:spacing w:before="100" w:beforeAutospacing="1" w:line="240" w:lineRule="auto"/>
                        <w:jc w:val="center"/>
                        <w:rPr>
                          <w:color w:val="000000" w:themeColor="text1"/>
                        </w:rPr>
                      </w:pPr>
                    </w:p>
                    <w:p w14:paraId="4B98A202" w14:textId="77777777" w:rsidR="00000000" w:rsidRDefault="00000000"/>
                    <w:p w14:paraId="398C0C68" w14:textId="77777777" w:rsidR="00DF7F82" w:rsidRPr="00DF7F82" w:rsidRDefault="00DF7F82" w:rsidP="00DF7F82">
                      <w:pPr>
                        <w:pStyle w:val="Heading1"/>
                        <w:spacing w:before="0" w:line="240" w:lineRule="auto"/>
                        <w:jc w:val="center"/>
                        <w:rPr>
                          <w:rFonts w:ascii="Arial" w:hAnsi="Arial" w:cs="Arial"/>
                          <w:b/>
                          <w:bCs/>
                          <w:color w:val="auto"/>
                          <w:sz w:val="24"/>
                          <w:szCs w:val="24"/>
                        </w:rPr>
                      </w:pPr>
                      <w:r w:rsidRPr="00DF7F82">
                        <w:rPr>
                          <w:rFonts w:ascii="Arial" w:hAnsi="Arial" w:cs="Arial"/>
                          <w:b/>
                          <w:bCs/>
                          <w:color w:val="auto"/>
                          <w:sz w:val="24"/>
                          <w:szCs w:val="24"/>
                        </w:rPr>
                        <w:t xml:space="preserve">PART </w:t>
                      </w:r>
                      <w:r>
                        <w:rPr>
                          <w:rFonts w:ascii="Arial" w:hAnsi="Arial" w:cs="Arial"/>
                          <w:b/>
                          <w:bCs/>
                          <w:color w:val="auto"/>
                          <w:sz w:val="24"/>
                          <w:szCs w:val="24"/>
                        </w:rPr>
                        <w:t>9</w:t>
                      </w:r>
                      <w:r w:rsidRPr="00DF7F82">
                        <w:rPr>
                          <w:rFonts w:ascii="Arial" w:hAnsi="Arial" w:cs="Arial"/>
                          <w:b/>
                          <w:bCs/>
                          <w:color w:val="auto"/>
                          <w:sz w:val="24"/>
                          <w:szCs w:val="24"/>
                        </w:rPr>
                        <w:t xml:space="preserve">: RECEIPT OF EMPLOYEE HANDBOOK AND </w:t>
                      </w:r>
                    </w:p>
                    <w:p w14:paraId="4CC4B7EA" w14:textId="77777777" w:rsidR="00DF7F82" w:rsidRPr="00DF7F82" w:rsidRDefault="00DF7F82" w:rsidP="00DF7F82">
                      <w:pPr>
                        <w:pStyle w:val="Heading1"/>
                        <w:spacing w:before="0" w:line="240" w:lineRule="auto"/>
                        <w:jc w:val="center"/>
                        <w:rPr>
                          <w:rFonts w:ascii="Arial" w:hAnsi="Arial" w:cs="Arial"/>
                          <w:b/>
                          <w:bCs/>
                          <w:color w:val="auto"/>
                          <w:sz w:val="24"/>
                          <w:szCs w:val="24"/>
                        </w:rPr>
                      </w:pPr>
                      <w:r w:rsidRPr="00DF7F82">
                        <w:rPr>
                          <w:rFonts w:ascii="Arial" w:hAnsi="Arial" w:cs="Arial"/>
                          <w:b/>
                          <w:bCs/>
                          <w:color w:val="auto"/>
                          <w:sz w:val="24"/>
                          <w:szCs w:val="24"/>
                        </w:rPr>
                        <w:t>EMPLOYMENT- AT- WILL STATEMENT</w:t>
                      </w:r>
                    </w:p>
                    <w:p w14:paraId="31D06673" w14:textId="77777777" w:rsidR="00DF7F82" w:rsidRPr="00A63B0E" w:rsidRDefault="00DF7F82" w:rsidP="00DF7F82">
                      <w:pPr>
                        <w:pStyle w:val="Heading1"/>
                        <w:spacing w:before="100" w:beforeAutospacing="1" w:line="240" w:lineRule="auto"/>
                        <w:jc w:val="center"/>
                        <w:rPr>
                          <w:color w:val="000000" w:themeColor="text1"/>
                        </w:rPr>
                      </w:pPr>
                    </w:p>
                    <w:p w14:paraId="22F70679" w14:textId="77777777" w:rsidR="00000000" w:rsidRDefault="00000000"/>
                    <w:p w14:paraId="5D22F98D" w14:textId="77777777" w:rsidR="00DF7F82" w:rsidRPr="00DF7F82" w:rsidRDefault="00DF7F82" w:rsidP="00DF7F82">
                      <w:pPr>
                        <w:pStyle w:val="Heading1"/>
                        <w:spacing w:before="0" w:line="240" w:lineRule="auto"/>
                        <w:jc w:val="center"/>
                        <w:rPr>
                          <w:rFonts w:ascii="Arial" w:hAnsi="Arial" w:cs="Arial"/>
                          <w:b/>
                          <w:bCs/>
                          <w:color w:val="auto"/>
                          <w:sz w:val="24"/>
                          <w:szCs w:val="24"/>
                        </w:rPr>
                      </w:pPr>
                      <w:r w:rsidRPr="00DF7F82">
                        <w:rPr>
                          <w:rFonts w:ascii="Arial" w:hAnsi="Arial" w:cs="Arial"/>
                          <w:b/>
                          <w:bCs/>
                          <w:color w:val="auto"/>
                          <w:sz w:val="24"/>
                          <w:szCs w:val="24"/>
                        </w:rPr>
                        <w:t xml:space="preserve">PART </w:t>
                      </w:r>
                      <w:r>
                        <w:rPr>
                          <w:rFonts w:ascii="Arial" w:hAnsi="Arial" w:cs="Arial"/>
                          <w:b/>
                          <w:bCs/>
                          <w:color w:val="auto"/>
                          <w:sz w:val="24"/>
                          <w:szCs w:val="24"/>
                        </w:rPr>
                        <w:t>9</w:t>
                      </w:r>
                      <w:r w:rsidRPr="00DF7F82">
                        <w:rPr>
                          <w:rFonts w:ascii="Arial" w:hAnsi="Arial" w:cs="Arial"/>
                          <w:b/>
                          <w:bCs/>
                          <w:color w:val="auto"/>
                          <w:sz w:val="24"/>
                          <w:szCs w:val="24"/>
                        </w:rPr>
                        <w:t xml:space="preserve">: RECEIPT OF EMPLOYEE HANDBOOK AND </w:t>
                      </w:r>
                    </w:p>
                    <w:p w14:paraId="21CC839F" w14:textId="77777777" w:rsidR="00DF7F82" w:rsidRPr="00DF7F82" w:rsidRDefault="00DF7F82" w:rsidP="00DF7F82">
                      <w:pPr>
                        <w:pStyle w:val="Heading1"/>
                        <w:spacing w:before="0" w:line="240" w:lineRule="auto"/>
                        <w:jc w:val="center"/>
                        <w:rPr>
                          <w:rFonts w:ascii="Arial" w:hAnsi="Arial" w:cs="Arial"/>
                          <w:b/>
                          <w:bCs/>
                          <w:color w:val="auto"/>
                          <w:sz w:val="24"/>
                          <w:szCs w:val="24"/>
                        </w:rPr>
                      </w:pPr>
                      <w:r w:rsidRPr="00DF7F82">
                        <w:rPr>
                          <w:rFonts w:ascii="Arial" w:hAnsi="Arial" w:cs="Arial"/>
                          <w:b/>
                          <w:bCs/>
                          <w:color w:val="auto"/>
                          <w:sz w:val="24"/>
                          <w:szCs w:val="24"/>
                        </w:rPr>
                        <w:t>EMPLOYMENT- AT- WILL STATEMENT</w:t>
                      </w:r>
                    </w:p>
                    <w:p w14:paraId="3DE225BB" w14:textId="77777777" w:rsidR="00DF7F82" w:rsidRPr="00A63B0E" w:rsidRDefault="00DF7F82" w:rsidP="00DF7F82">
                      <w:pPr>
                        <w:pStyle w:val="Heading1"/>
                        <w:spacing w:before="100" w:beforeAutospacing="1" w:line="240" w:lineRule="auto"/>
                        <w:jc w:val="center"/>
                        <w:rPr>
                          <w:color w:val="000000" w:themeColor="text1"/>
                        </w:rPr>
                      </w:pPr>
                    </w:p>
                    <w:p w14:paraId="27CE4EE7" w14:textId="77777777" w:rsidR="00000000" w:rsidRDefault="00000000"/>
                    <w:p w14:paraId="6EE42651" w14:textId="77777777" w:rsidR="00DF7F82" w:rsidRPr="00DF7F82" w:rsidRDefault="00DF7F82" w:rsidP="00DF7F82">
                      <w:pPr>
                        <w:pStyle w:val="Heading1"/>
                        <w:spacing w:before="0" w:line="240" w:lineRule="auto"/>
                        <w:jc w:val="center"/>
                        <w:rPr>
                          <w:rFonts w:ascii="Arial" w:hAnsi="Arial" w:cs="Arial"/>
                          <w:b/>
                          <w:bCs/>
                          <w:color w:val="auto"/>
                          <w:sz w:val="24"/>
                          <w:szCs w:val="24"/>
                        </w:rPr>
                      </w:pPr>
                      <w:r w:rsidRPr="00DF7F82">
                        <w:rPr>
                          <w:rFonts w:ascii="Arial" w:hAnsi="Arial" w:cs="Arial"/>
                          <w:b/>
                          <w:bCs/>
                          <w:color w:val="auto"/>
                          <w:sz w:val="24"/>
                          <w:szCs w:val="24"/>
                        </w:rPr>
                        <w:t xml:space="preserve">PART </w:t>
                      </w:r>
                      <w:r>
                        <w:rPr>
                          <w:rFonts w:ascii="Arial" w:hAnsi="Arial" w:cs="Arial"/>
                          <w:b/>
                          <w:bCs/>
                          <w:color w:val="auto"/>
                          <w:sz w:val="24"/>
                          <w:szCs w:val="24"/>
                        </w:rPr>
                        <w:t>9</w:t>
                      </w:r>
                      <w:r w:rsidRPr="00DF7F82">
                        <w:rPr>
                          <w:rFonts w:ascii="Arial" w:hAnsi="Arial" w:cs="Arial"/>
                          <w:b/>
                          <w:bCs/>
                          <w:color w:val="auto"/>
                          <w:sz w:val="24"/>
                          <w:szCs w:val="24"/>
                        </w:rPr>
                        <w:t xml:space="preserve">: RECEIPT OF EMPLOYEE HANDBOOK AND </w:t>
                      </w:r>
                    </w:p>
                    <w:p w14:paraId="7E805B7A" w14:textId="7ADC4230" w:rsidR="00DF7F82" w:rsidRPr="00DF7F82" w:rsidRDefault="00DF7F82" w:rsidP="00DF7F82">
                      <w:pPr>
                        <w:pStyle w:val="Heading1"/>
                        <w:spacing w:before="0" w:line="240" w:lineRule="auto"/>
                        <w:jc w:val="center"/>
                        <w:rPr>
                          <w:rFonts w:ascii="Arial" w:hAnsi="Arial" w:cs="Arial"/>
                          <w:b/>
                          <w:bCs/>
                          <w:color w:val="auto"/>
                          <w:sz w:val="24"/>
                          <w:szCs w:val="24"/>
                        </w:rPr>
                      </w:pPr>
                      <w:r w:rsidRPr="00DF7F82">
                        <w:rPr>
                          <w:rFonts w:ascii="Arial" w:hAnsi="Arial" w:cs="Arial"/>
                          <w:b/>
                          <w:bCs/>
                          <w:color w:val="auto"/>
                          <w:sz w:val="24"/>
                          <w:szCs w:val="24"/>
                        </w:rPr>
                        <w:t>EMPLOYMENT- AT- WILL STATEMENT</w:t>
                      </w:r>
                    </w:p>
                    <w:p w14:paraId="45759D98" w14:textId="426A2E55" w:rsidR="00DF7F82" w:rsidRPr="00A63B0E" w:rsidRDefault="00DF7F82" w:rsidP="00DF7F82">
                      <w:pPr>
                        <w:pStyle w:val="Heading1"/>
                        <w:spacing w:before="100" w:beforeAutospacing="1" w:line="240" w:lineRule="auto"/>
                        <w:jc w:val="center"/>
                        <w:rPr>
                          <w:color w:val="000000" w:themeColor="text1"/>
                        </w:rPr>
                      </w:pPr>
                    </w:p>
                  </w:txbxContent>
                </v:textbox>
                <w10:wrap anchorx="margin"/>
              </v:shape>
            </w:pict>
          </mc:Fallback>
        </mc:AlternateContent>
      </w:r>
    </w:p>
    <w:p w14:paraId="2C6D12BF" w14:textId="612CDD10" w:rsidR="00DF7F82" w:rsidRDefault="00DF7F82" w:rsidP="001D322D">
      <w:pPr>
        <w:pStyle w:val="NoSpacing"/>
        <w:ind w:left="284" w:hanging="284"/>
      </w:pPr>
    </w:p>
    <w:p w14:paraId="72946D15" w14:textId="2AD53148" w:rsidR="00DF7F82" w:rsidRDefault="00DF7F82" w:rsidP="001D322D">
      <w:pPr>
        <w:pStyle w:val="NoSpacing"/>
        <w:ind w:left="284" w:hanging="284"/>
      </w:pPr>
    </w:p>
    <w:p w14:paraId="4FD05AAA" w14:textId="07331EDA" w:rsidR="00DF7F82" w:rsidRDefault="00DF7F82" w:rsidP="001D322D">
      <w:pPr>
        <w:pStyle w:val="NoSpacing"/>
        <w:ind w:left="284" w:hanging="284"/>
      </w:pPr>
    </w:p>
    <w:p w14:paraId="4F3344AC" w14:textId="7CDE4C27" w:rsidR="00DF7F82" w:rsidRDefault="00DF7F82" w:rsidP="001D322D">
      <w:pPr>
        <w:pStyle w:val="NoSpacing"/>
        <w:ind w:left="284" w:hanging="284"/>
      </w:pPr>
    </w:p>
    <w:p w14:paraId="312BCE8C" w14:textId="1C4F84A4" w:rsidR="00DF7F82" w:rsidRDefault="00DF7F82" w:rsidP="00DF7F82">
      <w:pPr>
        <w:pStyle w:val="NoSpacing"/>
        <w:ind w:firstLine="567"/>
        <w:jc w:val="both"/>
      </w:pPr>
      <w:r>
        <w:t xml:space="preserve">This is to acknowledge that I have received and read a copy of the CONSULTARE INC. Virtual Assistant Handbook and I understand that it contains information about the employment policies and practices of the Company.  I agree to read and comply with all policies in this Virtual Assistant Handbook.  I am not aware of any suspected or actual policy violations, other than any that have already been reported in accordance with the procedures set forth in this handbook and will immediately report any suspected or actual violations of which I become aware to my supervisor.  However, if the complaint involves my supervisor or if for any reason I do not wish to bring the compliant to my supervisor’s attention, I shall present the information to HR and Senior Management.  I understand that if the Company determines a staff member has violated a policy or fails to report a violation, appropriate disciplinary measures will be taken, up to and including immediate termination.  I understand that the policies outlined in this Virtual Assistant Handbook are management guidelines only, which will require changes from time to time.  I understand that the Company retains the right to make decisions involving employment as needed in order to conduct its work in a manner that is beneficial to the Virtual Assistants and the Company.  I understand that this Virtual Assistant Handbook supersedes and replaces any and all prior Virtual Assistant Handbooks and any inconsistent verbal or written policy statements. </w:t>
      </w:r>
    </w:p>
    <w:p w14:paraId="789F9364" w14:textId="77777777" w:rsidR="00DF7F82" w:rsidRDefault="00DF7F82" w:rsidP="00DF7F82">
      <w:pPr>
        <w:pStyle w:val="NoSpacing"/>
        <w:ind w:firstLine="567"/>
        <w:jc w:val="both"/>
      </w:pPr>
    </w:p>
    <w:p w14:paraId="1CE66EEC" w14:textId="6A4E6208" w:rsidR="00DF7F82" w:rsidRDefault="00DF7F82" w:rsidP="00DF7F82">
      <w:pPr>
        <w:pStyle w:val="NoSpacing"/>
        <w:ind w:firstLine="567"/>
        <w:jc w:val="both"/>
      </w:pPr>
      <w:r>
        <w:t>I understand that this Virtual Assistant Handbook supersedes and replaces any and all prior Virtual Assistant Handbooks and any inconsistent verbal or written policy statements.</w:t>
      </w:r>
    </w:p>
    <w:p w14:paraId="4F3A167F" w14:textId="77777777" w:rsidR="00DF7F82" w:rsidRDefault="00DF7F82" w:rsidP="00DF7F82">
      <w:pPr>
        <w:pStyle w:val="NoSpacing"/>
        <w:ind w:firstLine="567"/>
        <w:jc w:val="both"/>
      </w:pPr>
    </w:p>
    <w:p w14:paraId="027DD9E9" w14:textId="458D0299" w:rsidR="00DF7F82" w:rsidRDefault="00DF7F82" w:rsidP="00DF7F82">
      <w:pPr>
        <w:pStyle w:val="NoSpacing"/>
        <w:ind w:firstLine="567"/>
        <w:jc w:val="both"/>
      </w:pPr>
      <w:r>
        <w:t>I understand that except for the policy of at-will employment, which can only be changed by the CEO in a signed written contract, the Company reserves the right to revise, delete and add to the provisions of this Virtual Assistant Handbook at any time without further notice.  All such revisions, deletions, or additions to the Virtual Assistant Handbook will be in writing and will be signed by the CEO.  I understand that no oral statements or representations can change the provisions of this Virtual Assistant Handbook.</w:t>
      </w:r>
    </w:p>
    <w:p w14:paraId="311D75F8" w14:textId="77777777" w:rsidR="00DF7F82" w:rsidRDefault="00DF7F82" w:rsidP="00DF7F82">
      <w:pPr>
        <w:pStyle w:val="NoSpacing"/>
        <w:ind w:firstLine="567"/>
        <w:jc w:val="both"/>
      </w:pPr>
    </w:p>
    <w:p w14:paraId="52437905" w14:textId="7B94955E" w:rsidR="00DF7F82" w:rsidRDefault="00DF7F82" w:rsidP="00DF7F82">
      <w:pPr>
        <w:pStyle w:val="NoSpacing"/>
        <w:ind w:firstLine="567"/>
        <w:jc w:val="both"/>
      </w:pPr>
      <w:r>
        <w:t>I understand that this Virtual Assistant Handbook is not intended to create contractual obligations with respect to any matters it covers and that the Virtual Assistant Handbook does not create a contract guaranteeing that I will be employed for any specific time period.</w:t>
      </w:r>
    </w:p>
    <w:p w14:paraId="0186A211" w14:textId="77777777" w:rsidR="00DF7F82" w:rsidRDefault="00DF7F82" w:rsidP="00DF7F82">
      <w:pPr>
        <w:pStyle w:val="NoSpacing"/>
        <w:ind w:firstLine="567"/>
        <w:jc w:val="both"/>
      </w:pPr>
    </w:p>
    <w:p w14:paraId="25041336" w14:textId="0E333375" w:rsidR="00DF7F82" w:rsidRDefault="00DF7F82" w:rsidP="00DF7F82">
      <w:pPr>
        <w:pStyle w:val="NoSpacing"/>
        <w:ind w:firstLine="567"/>
        <w:jc w:val="both"/>
      </w:pPr>
      <w:r>
        <w:t>I understand that CONSULTARE INC., having a registered place of business in the United States of America, and the Virtual Assistant, having a registered in the Philippines, hereinafter, respectively, and collectively “the Parties.”</w:t>
      </w:r>
    </w:p>
    <w:p w14:paraId="2861B877" w14:textId="77777777" w:rsidR="00DF7F82" w:rsidRDefault="00DF7F82" w:rsidP="00DF7F82">
      <w:pPr>
        <w:pStyle w:val="NoSpacing"/>
        <w:ind w:firstLine="567"/>
        <w:jc w:val="both"/>
      </w:pPr>
    </w:p>
    <w:p w14:paraId="47EE74E6" w14:textId="77777777" w:rsidR="00DF7F82" w:rsidRDefault="00DF7F82" w:rsidP="00DF7F82">
      <w:pPr>
        <w:pStyle w:val="NoSpacing"/>
        <w:ind w:firstLine="567"/>
        <w:jc w:val="both"/>
      </w:pPr>
      <w:r>
        <w:t>WHEREAS, the Company is engaged in consulting, policy, procedure, and training material development for US and International companies [the “Products”].</w:t>
      </w:r>
    </w:p>
    <w:p w14:paraId="22077E93" w14:textId="77777777" w:rsidR="00DF7F82" w:rsidRDefault="00DF7F82" w:rsidP="00DF7F82">
      <w:pPr>
        <w:pStyle w:val="NoSpacing"/>
        <w:ind w:firstLine="567"/>
        <w:jc w:val="both"/>
      </w:pPr>
    </w:p>
    <w:p w14:paraId="148F957D" w14:textId="77777777" w:rsidR="00DF7F82" w:rsidRDefault="00DF7F82" w:rsidP="00DF7F82">
      <w:pPr>
        <w:pStyle w:val="NoSpacing"/>
        <w:ind w:firstLine="567"/>
        <w:jc w:val="both"/>
      </w:pPr>
      <w:r>
        <w:lastRenderedPageBreak/>
        <w:t xml:space="preserve">WHEREAS, the Company is actively seeking a Virtual Assistant to assist company in all aspects of business and service development for its products and services and general administrative services [the “Services”]. </w:t>
      </w:r>
    </w:p>
    <w:p w14:paraId="636685D8" w14:textId="77777777" w:rsidR="00DF7F82" w:rsidRDefault="00DF7F82" w:rsidP="00DF7F82">
      <w:pPr>
        <w:pStyle w:val="NoSpacing"/>
        <w:ind w:firstLine="567"/>
        <w:jc w:val="both"/>
      </w:pPr>
    </w:p>
    <w:p w14:paraId="6F299A77" w14:textId="77777777" w:rsidR="00DF7F82" w:rsidRDefault="00DF7F82" w:rsidP="00DF7F82">
      <w:pPr>
        <w:pStyle w:val="NoSpacing"/>
        <w:ind w:firstLine="567"/>
        <w:jc w:val="both"/>
      </w:pPr>
      <w:r>
        <w:t>WHEREAS, Virtual Assistant has the ability to provide such services to assist Company in developing its products and provide services for Company and its clients virtually.</w:t>
      </w:r>
    </w:p>
    <w:p w14:paraId="2A17AFC2" w14:textId="77777777" w:rsidR="00DF7F82" w:rsidRDefault="00DF7F82" w:rsidP="00DF7F82">
      <w:pPr>
        <w:pStyle w:val="NoSpacing"/>
        <w:ind w:firstLine="567"/>
        <w:jc w:val="both"/>
      </w:pPr>
    </w:p>
    <w:p w14:paraId="69BE67F0" w14:textId="77777777" w:rsidR="00DF7F82" w:rsidRDefault="00DF7F82" w:rsidP="00DF7F82">
      <w:pPr>
        <w:pStyle w:val="NoSpacing"/>
        <w:ind w:firstLine="567"/>
        <w:jc w:val="both"/>
      </w:pPr>
      <w:r>
        <w:t xml:space="preserve">WHEREAS, the purpose of this Agreement is to engage Virtual Assistant provide such services to Company. </w:t>
      </w:r>
    </w:p>
    <w:p w14:paraId="48A64072" w14:textId="77777777" w:rsidR="00DF7F82" w:rsidRDefault="00DF7F82" w:rsidP="00DF7F82">
      <w:pPr>
        <w:pStyle w:val="NoSpacing"/>
        <w:ind w:firstLine="567"/>
        <w:jc w:val="both"/>
      </w:pPr>
    </w:p>
    <w:p w14:paraId="2D034296" w14:textId="77777777" w:rsidR="00DF7F82" w:rsidRDefault="00DF7F82" w:rsidP="00DF7F82">
      <w:pPr>
        <w:pStyle w:val="NoSpacing"/>
        <w:ind w:firstLine="567"/>
        <w:jc w:val="both"/>
      </w:pPr>
      <w:r>
        <w:t>I understand that the Virtual Assistant shall provide Services as an assistant performing virtually for Company and its clients.  Virtual Assistant agrees to serve in such capacity and to do and perform the services and acts, necessary to carry out the duties assigned by Company.</w:t>
      </w:r>
    </w:p>
    <w:p w14:paraId="711E40EB" w14:textId="77777777" w:rsidR="00DF7F82" w:rsidRDefault="00DF7F82" w:rsidP="00DF7F82">
      <w:pPr>
        <w:pStyle w:val="NoSpacing"/>
        <w:ind w:firstLine="567"/>
        <w:jc w:val="both"/>
      </w:pPr>
    </w:p>
    <w:p w14:paraId="76ACF6D5" w14:textId="2B8545DF" w:rsidR="00DF7F82" w:rsidRDefault="00DF7F82" w:rsidP="00DF7F82">
      <w:pPr>
        <w:pStyle w:val="NoSpacing"/>
        <w:ind w:firstLine="567"/>
        <w:jc w:val="both"/>
      </w:pPr>
      <w:r>
        <w:t>THIS COMPANY IS AN AT-WILL EMPLOYER.  THIS MEANS THAT REGARDLESS OF ANY PROVISION IN THIS EMPLOYEE VIRTUAL ASSISTANT HANDBOOK, THE COMPANY OR I MAY TERMINATE THE EMPLOYMENT RELATIONSHIP AT ANY TIME, FOR ANY REASON, WITH OR WITHOUT CAUSE OR NOTICE.  NOTHING IN THIS EMPLOYEE VIRTUAL ASSISTANT HANDBOOK OR IN ANY DOCUMENT OR STATEMENT, WRITTEN OR ORAL, SHALL LIMIT THE RIGHT TO TERMINATE THE EMPLOYMENT CONTRACT AT WILL.  NO OFFICER, EMPLOYEE VIRTUAL ASSISTANT, OR REPRESENTATIVE OF THE COMPANY IS AUTHORIZED TO ENTER INTO AN AGREEMENT—EXPRESS OR IMPLIED—WITH ME OR ANY EMPLOYEE VIRTUAL ASSISTANT FOR EMPLOYMENT FOR A SPECIFIED PERIOD OF TIME UNLESS SUCH AN AGREEMENT IS IN A WRITTEN CONTRACT SIGNED BY THE CEO OF THE COMPANY. AS PART OF THIS AT-WILL POLICY, I UNDERSTAND THAT THE COMPANY EXPRESSLY RESERVES ITS INHERENT AUTHORITY TO MANAGE AND CONTROL THE BUSINESS ENTERPRISE AND TO EXERCISE ITS SOLE DISCRETION TO DETERMINE ALL ISSUES PERTAINING TO MY EMPLOYMENT, INCLUDING ALL MATTERS PERTAINING TO PROMOTION, JOB ASSIGNMENT, DEMOTION, TRANSFER, AND DISCIPLINE.</w:t>
      </w:r>
    </w:p>
    <w:p w14:paraId="648647EE" w14:textId="77777777" w:rsidR="00DF7F82" w:rsidRDefault="00DF7F82" w:rsidP="00DF7F82">
      <w:pPr>
        <w:pStyle w:val="NoSpacing"/>
        <w:ind w:firstLine="567"/>
        <w:jc w:val="both"/>
      </w:pPr>
    </w:p>
    <w:p w14:paraId="0E826DB9" w14:textId="5D49D02A" w:rsidR="00DF7F82" w:rsidRDefault="00DF7F82" w:rsidP="00DF7F82">
      <w:pPr>
        <w:pStyle w:val="NoSpacing"/>
        <w:ind w:firstLine="567"/>
        <w:jc w:val="both"/>
      </w:pPr>
      <w:r>
        <w:t>I understand that this Virtual Assistant Handbook refers to current benefit plans maintained by the Company and that I must refer to the actual plan documents and summary plan descriptions as these documents are controlling.</w:t>
      </w:r>
    </w:p>
    <w:p w14:paraId="3CB81A24" w14:textId="77777777" w:rsidR="00DF7F82" w:rsidRDefault="00DF7F82" w:rsidP="00DF7F82">
      <w:pPr>
        <w:pStyle w:val="NoSpacing"/>
        <w:ind w:firstLine="567"/>
        <w:jc w:val="both"/>
      </w:pPr>
    </w:p>
    <w:p w14:paraId="771C73EB" w14:textId="73C3D217" w:rsidR="00DF7F82" w:rsidRPr="00BF478F" w:rsidRDefault="00DF7F82" w:rsidP="00DF7F82">
      <w:pPr>
        <w:pStyle w:val="NoSpacing"/>
        <w:ind w:firstLine="567"/>
        <w:jc w:val="both"/>
      </w:pPr>
      <w:r>
        <w:t>If I have questions regarding the content or interpretation of this Virtual Assistant Handbook, I will ask my supervisor or a member of management. By signing below, I acknowledged and accept:</w:t>
      </w:r>
    </w:p>
    <w:sectPr w:rsidR="00DF7F82" w:rsidRPr="00BF478F" w:rsidSect="00663FD9">
      <w:headerReference w:type="default" r:id="rId45"/>
      <w:footerReference w:type="default" r:id="rId46"/>
      <w:pgSz w:w="12240" w:h="15840"/>
      <w:pgMar w:top="2066"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02EE59" w14:textId="77777777" w:rsidR="00BC5840" w:rsidRDefault="00BC5840" w:rsidP="00012A7F">
      <w:pPr>
        <w:spacing w:after="0" w:line="240" w:lineRule="auto"/>
      </w:pPr>
      <w:r>
        <w:separator/>
      </w:r>
    </w:p>
  </w:endnote>
  <w:endnote w:type="continuationSeparator" w:id="0">
    <w:p w14:paraId="6C725D6B" w14:textId="77777777" w:rsidR="00BC5840" w:rsidRDefault="00BC5840" w:rsidP="00012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38429388"/>
      <w:docPartObj>
        <w:docPartGallery w:val="Page Numbers (Bottom of Page)"/>
        <w:docPartUnique/>
      </w:docPartObj>
    </w:sdtPr>
    <w:sdtEndPr>
      <w:rPr>
        <w:color w:val="7F7F7F" w:themeColor="background1" w:themeShade="7F"/>
        <w:spacing w:val="60"/>
      </w:rPr>
    </w:sdtEndPr>
    <w:sdtContent>
      <w:p w14:paraId="00839082" w14:textId="371FFBDB" w:rsidR="00663FD9" w:rsidRDefault="00663FD9">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2C15DFD2" w14:textId="77777777" w:rsidR="00663FD9" w:rsidRDefault="00663F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2BE34E" w14:textId="77777777" w:rsidR="00BC5840" w:rsidRDefault="00BC5840" w:rsidP="00012A7F">
      <w:pPr>
        <w:spacing w:after="0" w:line="240" w:lineRule="auto"/>
      </w:pPr>
      <w:r>
        <w:separator/>
      </w:r>
    </w:p>
  </w:footnote>
  <w:footnote w:type="continuationSeparator" w:id="0">
    <w:p w14:paraId="04CAE9EB" w14:textId="77777777" w:rsidR="00BC5840" w:rsidRDefault="00BC5840" w:rsidP="00012A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E61099" w14:textId="0F522A5E" w:rsidR="00012A7F" w:rsidRDefault="00012A7F" w:rsidP="00012A7F">
    <w:pPr>
      <w:pStyle w:val="Header"/>
      <w:ind w:left="7655" w:hanging="6215"/>
    </w:pPr>
    <w:r w:rsidRPr="00012A7F">
      <w:rPr>
        <w:b/>
        <w:bCs/>
        <w:noProof/>
        <w:sz w:val="40"/>
        <w:szCs w:val="40"/>
      </w:rPr>
      <w:drawing>
        <wp:anchor distT="0" distB="0" distL="114300" distR="114300" simplePos="0" relativeHeight="251657216" behindDoc="0" locked="0" layoutInCell="1" allowOverlap="1" wp14:anchorId="2DE8D538" wp14:editId="6C67ED30">
          <wp:simplePos x="0" y="0"/>
          <wp:positionH relativeFrom="margin">
            <wp:align>left</wp:align>
          </wp:positionH>
          <wp:positionV relativeFrom="paragraph">
            <wp:posOffset>-99060</wp:posOffset>
          </wp:positionV>
          <wp:extent cx="988060" cy="952500"/>
          <wp:effectExtent l="0" t="0" r="254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988060" cy="952500"/>
                  </a:xfrm>
                  <a:prstGeom prst="rect">
                    <a:avLst/>
                  </a:prstGeom>
                </pic:spPr>
              </pic:pic>
            </a:graphicData>
          </a:graphic>
        </wp:anchor>
      </w:drawing>
    </w:r>
    <w:r w:rsidR="002C6475">
      <w:rPr>
        <w:b/>
        <w:bCs/>
        <w:sz w:val="40"/>
        <w:szCs w:val="40"/>
      </w:rPr>
      <w:t xml:space="preserve">  </w:t>
    </w:r>
    <w:proofErr w:type="spellStart"/>
    <w:r w:rsidRPr="00012A7F">
      <w:rPr>
        <w:b/>
        <w:bCs/>
        <w:sz w:val="40"/>
        <w:szCs w:val="40"/>
      </w:rPr>
      <w:t>Consultare</w:t>
    </w:r>
    <w:proofErr w:type="spellEnd"/>
    <w:r w:rsidRPr="00012A7F">
      <w:rPr>
        <w:b/>
        <w:bCs/>
        <w:sz w:val="40"/>
        <w:szCs w:val="40"/>
      </w:rPr>
      <w:t xml:space="preserve"> Inc.</w:t>
    </w:r>
    <w:r w:rsidRPr="00012A7F">
      <w:rPr>
        <w:sz w:val="40"/>
        <w:szCs w:val="40"/>
      </w:rPr>
      <w:t xml:space="preserve">                                       </w:t>
    </w:r>
    <w:r>
      <w:t>1331 Pine</w:t>
    </w:r>
    <w:r w:rsidR="00D12A86">
      <w:t xml:space="preserve"> </w:t>
    </w:r>
    <w:r>
      <w:t>Trail ,</w:t>
    </w:r>
    <w:r>
      <w:tab/>
      <w:t xml:space="preserve">                                                                                                                                                    Tomball TX 77375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96980"/>
    <w:multiLevelType w:val="multilevel"/>
    <w:tmpl w:val="2DFA1B5C"/>
    <w:lvl w:ilvl="0">
      <w:start w:val="8"/>
      <w:numFmt w:val="decimal"/>
      <w:lvlText w:val="%1."/>
      <w:lvlJc w:val="left"/>
      <w:pPr>
        <w:ind w:left="504" w:hanging="504"/>
      </w:pPr>
      <w:rPr>
        <w:rFonts w:hint="default"/>
      </w:rPr>
    </w:lvl>
    <w:lvl w:ilvl="1">
      <w:start w:val="1"/>
      <w:numFmt w:val="decimal"/>
      <w:lvlText w:val="%1.%2."/>
      <w:lvlJc w:val="left"/>
      <w:pPr>
        <w:ind w:left="684" w:hanging="504"/>
      </w:pPr>
      <w:rPr>
        <w:rFonts w:hint="default"/>
      </w:rPr>
    </w:lvl>
    <w:lvl w:ilvl="2">
      <w:start w:val="4"/>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 w15:restartNumberingAfterBreak="0">
    <w:nsid w:val="0931528B"/>
    <w:multiLevelType w:val="multilevel"/>
    <w:tmpl w:val="EB3E2748"/>
    <w:lvl w:ilvl="0">
      <w:start w:val="8"/>
      <w:numFmt w:val="decimal"/>
      <w:lvlText w:val="%1"/>
      <w:lvlJc w:val="left"/>
      <w:pPr>
        <w:ind w:left="360" w:hanging="360"/>
      </w:pPr>
      <w:rPr>
        <w:rFonts w:eastAsiaTheme="minorHAnsi" w:hint="default"/>
      </w:rPr>
    </w:lvl>
    <w:lvl w:ilvl="1">
      <w:start w:val="1"/>
      <w:numFmt w:val="decimal"/>
      <w:lvlText w:val="%1.%2"/>
      <w:lvlJc w:val="left"/>
      <w:pPr>
        <w:ind w:left="360" w:hanging="360"/>
      </w:pPr>
      <w:rPr>
        <w:rFonts w:eastAsiaTheme="minorHAnsi" w:hint="default"/>
      </w:rPr>
    </w:lvl>
    <w:lvl w:ilvl="2">
      <w:start w:val="1"/>
      <w:numFmt w:val="decimal"/>
      <w:lvlText w:val="%1.%2.%3"/>
      <w:lvlJc w:val="left"/>
      <w:pPr>
        <w:ind w:left="720" w:hanging="720"/>
      </w:pPr>
      <w:rPr>
        <w:rFonts w:eastAsiaTheme="minorHAnsi" w:hint="default"/>
      </w:rPr>
    </w:lvl>
    <w:lvl w:ilvl="3">
      <w:start w:val="1"/>
      <w:numFmt w:val="decimal"/>
      <w:lvlText w:val="%1.%2.%3.%4"/>
      <w:lvlJc w:val="left"/>
      <w:pPr>
        <w:ind w:left="720" w:hanging="720"/>
      </w:pPr>
      <w:rPr>
        <w:rFonts w:eastAsiaTheme="minorHAnsi" w:hint="default"/>
      </w:rPr>
    </w:lvl>
    <w:lvl w:ilvl="4">
      <w:start w:val="1"/>
      <w:numFmt w:val="decimal"/>
      <w:lvlText w:val="%1.%2.%3.%4.%5"/>
      <w:lvlJc w:val="left"/>
      <w:pPr>
        <w:ind w:left="1080" w:hanging="1080"/>
      </w:pPr>
      <w:rPr>
        <w:rFonts w:eastAsiaTheme="minorHAnsi" w:hint="default"/>
      </w:rPr>
    </w:lvl>
    <w:lvl w:ilvl="5">
      <w:start w:val="1"/>
      <w:numFmt w:val="decimal"/>
      <w:lvlText w:val="%1.%2.%3.%4.%5.%6"/>
      <w:lvlJc w:val="left"/>
      <w:pPr>
        <w:ind w:left="1080" w:hanging="1080"/>
      </w:pPr>
      <w:rPr>
        <w:rFonts w:eastAsiaTheme="minorHAnsi" w:hint="default"/>
      </w:rPr>
    </w:lvl>
    <w:lvl w:ilvl="6">
      <w:start w:val="1"/>
      <w:numFmt w:val="decimal"/>
      <w:lvlText w:val="%1.%2.%3.%4.%5.%6.%7"/>
      <w:lvlJc w:val="left"/>
      <w:pPr>
        <w:ind w:left="1440" w:hanging="1440"/>
      </w:pPr>
      <w:rPr>
        <w:rFonts w:eastAsiaTheme="minorHAnsi" w:hint="default"/>
      </w:rPr>
    </w:lvl>
    <w:lvl w:ilvl="7">
      <w:start w:val="1"/>
      <w:numFmt w:val="decimal"/>
      <w:lvlText w:val="%1.%2.%3.%4.%5.%6.%7.%8"/>
      <w:lvlJc w:val="left"/>
      <w:pPr>
        <w:ind w:left="1440" w:hanging="1440"/>
      </w:pPr>
      <w:rPr>
        <w:rFonts w:eastAsiaTheme="minorHAnsi" w:hint="default"/>
      </w:rPr>
    </w:lvl>
    <w:lvl w:ilvl="8">
      <w:start w:val="1"/>
      <w:numFmt w:val="decimal"/>
      <w:lvlText w:val="%1.%2.%3.%4.%5.%6.%7.%8.%9"/>
      <w:lvlJc w:val="left"/>
      <w:pPr>
        <w:ind w:left="1800" w:hanging="1800"/>
      </w:pPr>
      <w:rPr>
        <w:rFonts w:eastAsiaTheme="minorHAnsi" w:hint="default"/>
      </w:rPr>
    </w:lvl>
  </w:abstractNum>
  <w:abstractNum w:abstractNumId="2" w15:restartNumberingAfterBreak="0">
    <w:nsid w:val="22A5557F"/>
    <w:multiLevelType w:val="multilevel"/>
    <w:tmpl w:val="E8CEAF6E"/>
    <w:lvl w:ilvl="0">
      <w:start w:val="5"/>
      <w:numFmt w:val="decimal"/>
      <w:lvlText w:val="%1"/>
      <w:lvlJc w:val="left"/>
      <w:pPr>
        <w:ind w:left="357" w:hanging="357"/>
      </w:pPr>
      <w:rPr>
        <w:rFonts w:hint="default"/>
      </w:rPr>
    </w:lvl>
    <w:lvl w:ilvl="1">
      <w:start w:val="1"/>
      <w:numFmt w:val="decimal"/>
      <w:lvlText w:val="%1.%2"/>
      <w:lvlJc w:val="left"/>
      <w:pPr>
        <w:ind w:left="357" w:hanging="357"/>
      </w:pPr>
      <w:rPr>
        <w:rFonts w:hint="default"/>
        <w:b w:val="0"/>
        <w:bCs/>
      </w:rPr>
    </w:lvl>
    <w:lvl w:ilvl="2">
      <w:start w:val="1"/>
      <w:numFmt w:val="decimal"/>
      <w:lvlText w:val="%1.%2.%3"/>
      <w:lvlJc w:val="left"/>
      <w:pPr>
        <w:ind w:left="499" w:hanging="357"/>
      </w:pPr>
      <w:rPr>
        <w:rFonts w:hint="default"/>
      </w:rPr>
    </w:lvl>
    <w:lvl w:ilvl="3">
      <w:start w:val="1"/>
      <w:numFmt w:val="decimal"/>
      <w:lvlText w:val="%1.%2.%3.%4"/>
      <w:lvlJc w:val="left"/>
      <w:pPr>
        <w:ind w:left="357" w:hanging="357"/>
      </w:pPr>
      <w:rPr>
        <w:rFonts w:hint="default"/>
      </w:rPr>
    </w:lvl>
    <w:lvl w:ilvl="4">
      <w:start w:val="1"/>
      <w:numFmt w:val="decimal"/>
      <w:lvlText w:val="%1.%2.%3.%4.%5"/>
      <w:lvlJc w:val="left"/>
      <w:pPr>
        <w:ind w:left="357" w:hanging="357"/>
      </w:pPr>
      <w:rPr>
        <w:rFonts w:hint="default"/>
      </w:rPr>
    </w:lvl>
    <w:lvl w:ilvl="5">
      <w:start w:val="1"/>
      <w:numFmt w:val="decimal"/>
      <w:lvlText w:val="%1.%2.%3.%4.%5.%6"/>
      <w:lvlJc w:val="left"/>
      <w:pPr>
        <w:ind w:left="357" w:hanging="357"/>
      </w:pPr>
      <w:rPr>
        <w:rFonts w:hint="default"/>
      </w:rPr>
    </w:lvl>
    <w:lvl w:ilvl="6">
      <w:start w:val="1"/>
      <w:numFmt w:val="decimal"/>
      <w:lvlText w:val="%1.%2.%3.%4.%5.%6.%7"/>
      <w:lvlJc w:val="left"/>
      <w:pPr>
        <w:ind w:left="357" w:hanging="357"/>
      </w:pPr>
      <w:rPr>
        <w:rFonts w:hint="default"/>
      </w:r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abstractNum w:abstractNumId="3" w15:restartNumberingAfterBreak="0">
    <w:nsid w:val="2A9B3429"/>
    <w:multiLevelType w:val="multilevel"/>
    <w:tmpl w:val="04D8153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b w:val="0"/>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B767FC3"/>
    <w:multiLevelType w:val="multilevel"/>
    <w:tmpl w:val="7222F320"/>
    <w:lvl w:ilvl="0">
      <w:start w:val="8"/>
      <w:numFmt w:val="decimal"/>
      <w:lvlText w:val="%1"/>
      <w:lvlJc w:val="left"/>
      <w:pPr>
        <w:ind w:left="444" w:hanging="444"/>
      </w:pPr>
      <w:rPr>
        <w:rFonts w:eastAsiaTheme="minorHAnsi" w:hint="default"/>
      </w:rPr>
    </w:lvl>
    <w:lvl w:ilvl="1">
      <w:start w:val="1"/>
      <w:numFmt w:val="decimal"/>
      <w:lvlText w:val="%1.%2.0"/>
      <w:lvlJc w:val="left"/>
      <w:pPr>
        <w:ind w:left="1800" w:hanging="720"/>
      </w:pPr>
      <w:rPr>
        <w:rFonts w:eastAsiaTheme="minorHAnsi" w:hint="default"/>
      </w:rPr>
    </w:lvl>
    <w:lvl w:ilvl="2">
      <w:start w:val="1"/>
      <w:numFmt w:val="decimal"/>
      <w:lvlText w:val="%1.%2.%3"/>
      <w:lvlJc w:val="left"/>
      <w:pPr>
        <w:ind w:left="2880" w:hanging="720"/>
      </w:pPr>
      <w:rPr>
        <w:rFonts w:eastAsiaTheme="minorHAnsi" w:hint="default"/>
      </w:rPr>
    </w:lvl>
    <w:lvl w:ilvl="3">
      <w:start w:val="1"/>
      <w:numFmt w:val="decimal"/>
      <w:lvlText w:val="%1.%2.%3.%4"/>
      <w:lvlJc w:val="left"/>
      <w:pPr>
        <w:ind w:left="3960" w:hanging="720"/>
      </w:pPr>
      <w:rPr>
        <w:rFonts w:eastAsiaTheme="minorHAnsi" w:hint="default"/>
      </w:rPr>
    </w:lvl>
    <w:lvl w:ilvl="4">
      <w:start w:val="1"/>
      <w:numFmt w:val="decimal"/>
      <w:lvlText w:val="%1.%2.%3.%4.%5"/>
      <w:lvlJc w:val="left"/>
      <w:pPr>
        <w:ind w:left="5400" w:hanging="1080"/>
      </w:pPr>
      <w:rPr>
        <w:rFonts w:eastAsiaTheme="minorHAnsi" w:hint="default"/>
      </w:rPr>
    </w:lvl>
    <w:lvl w:ilvl="5">
      <w:start w:val="1"/>
      <w:numFmt w:val="decimal"/>
      <w:lvlText w:val="%1.%2.%3.%4.%5.%6"/>
      <w:lvlJc w:val="left"/>
      <w:pPr>
        <w:ind w:left="6480" w:hanging="1080"/>
      </w:pPr>
      <w:rPr>
        <w:rFonts w:eastAsiaTheme="minorHAnsi" w:hint="default"/>
      </w:rPr>
    </w:lvl>
    <w:lvl w:ilvl="6">
      <w:start w:val="1"/>
      <w:numFmt w:val="decimal"/>
      <w:lvlText w:val="%1.%2.%3.%4.%5.%6.%7"/>
      <w:lvlJc w:val="left"/>
      <w:pPr>
        <w:ind w:left="7920" w:hanging="1440"/>
      </w:pPr>
      <w:rPr>
        <w:rFonts w:eastAsiaTheme="minorHAnsi" w:hint="default"/>
      </w:rPr>
    </w:lvl>
    <w:lvl w:ilvl="7">
      <w:start w:val="1"/>
      <w:numFmt w:val="decimal"/>
      <w:lvlText w:val="%1.%2.%3.%4.%5.%6.%7.%8"/>
      <w:lvlJc w:val="left"/>
      <w:pPr>
        <w:ind w:left="9000" w:hanging="1440"/>
      </w:pPr>
      <w:rPr>
        <w:rFonts w:eastAsiaTheme="minorHAnsi" w:hint="default"/>
      </w:rPr>
    </w:lvl>
    <w:lvl w:ilvl="8">
      <w:start w:val="1"/>
      <w:numFmt w:val="decimal"/>
      <w:lvlText w:val="%1.%2.%3.%4.%5.%6.%7.%8.%9"/>
      <w:lvlJc w:val="left"/>
      <w:pPr>
        <w:ind w:left="10440" w:hanging="1800"/>
      </w:pPr>
      <w:rPr>
        <w:rFonts w:eastAsiaTheme="minorHAnsi" w:hint="default"/>
      </w:rPr>
    </w:lvl>
  </w:abstractNum>
  <w:abstractNum w:abstractNumId="5" w15:restartNumberingAfterBreak="0">
    <w:nsid w:val="32F93A2C"/>
    <w:multiLevelType w:val="multilevel"/>
    <w:tmpl w:val="C96E169C"/>
    <w:lvl w:ilvl="0">
      <w:start w:val="8"/>
      <w:numFmt w:val="decimal"/>
      <w:lvlText w:val="%1"/>
      <w:lvlJc w:val="left"/>
      <w:pPr>
        <w:ind w:left="948" w:hanging="948"/>
      </w:pPr>
      <w:rPr>
        <w:rFonts w:hint="default"/>
      </w:rPr>
    </w:lvl>
    <w:lvl w:ilvl="1">
      <w:start w:val="1"/>
      <w:numFmt w:val="decimal"/>
      <w:lvlText w:val="%1.%2"/>
      <w:lvlJc w:val="left"/>
      <w:pPr>
        <w:ind w:left="1434" w:hanging="948"/>
      </w:pPr>
      <w:rPr>
        <w:rFonts w:hint="default"/>
      </w:rPr>
    </w:lvl>
    <w:lvl w:ilvl="2">
      <w:start w:val="5"/>
      <w:numFmt w:val="decimal"/>
      <w:lvlText w:val="%1.%2.%3"/>
      <w:lvlJc w:val="left"/>
      <w:pPr>
        <w:ind w:left="1920" w:hanging="948"/>
      </w:pPr>
      <w:rPr>
        <w:rFonts w:hint="default"/>
      </w:rPr>
    </w:lvl>
    <w:lvl w:ilvl="3">
      <w:start w:val="1"/>
      <w:numFmt w:val="decimal"/>
      <w:lvlText w:val="%1.%2.%3.%4"/>
      <w:lvlJc w:val="left"/>
      <w:pPr>
        <w:ind w:left="2406" w:hanging="948"/>
      </w:pPr>
      <w:rPr>
        <w:rFonts w:hint="default"/>
      </w:rPr>
    </w:lvl>
    <w:lvl w:ilvl="4">
      <w:start w:val="1"/>
      <w:numFmt w:val="decimal"/>
      <w:lvlText w:val="%1.%2.%3.%4.%5"/>
      <w:lvlJc w:val="left"/>
      <w:pPr>
        <w:ind w:left="3024" w:hanging="1080"/>
      </w:pPr>
      <w:rPr>
        <w:rFonts w:hint="default"/>
      </w:rPr>
    </w:lvl>
    <w:lvl w:ilvl="5">
      <w:start w:val="6"/>
      <w:numFmt w:val="decimal"/>
      <w:lvlText w:val="%1.%2.%3.%4.%5.%6"/>
      <w:lvlJc w:val="left"/>
      <w:pPr>
        <w:ind w:left="3510" w:hanging="1080"/>
      </w:pPr>
      <w:rPr>
        <w:rFonts w:hint="default"/>
      </w:rPr>
    </w:lvl>
    <w:lvl w:ilvl="6">
      <w:start w:val="1"/>
      <w:numFmt w:val="decimal"/>
      <w:lvlText w:val="%1.%2.%3.%4.%5.%6.%7"/>
      <w:lvlJc w:val="left"/>
      <w:pPr>
        <w:ind w:left="4356" w:hanging="1440"/>
      </w:pPr>
      <w:rPr>
        <w:rFonts w:hint="default"/>
      </w:rPr>
    </w:lvl>
    <w:lvl w:ilvl="7">
      <w:start w:val="1"/>
      <w:numFmt w:val="decimal"/>
      <w:lvlText w:val="%1.%2.%3.%4.%5.%6.%7.%8"/>
      <w:lvlJc w:val="left"/>
      <w:pPr>
        <w:ind w:left="4842" w:hanging="1440"/>
      </w:pPr>
      <w:rPr>
        <w:rFonts w:hint="default"/>
      </w:rPr>
    </w:lvl>
    <w:lvl w:ilvl="8">
      <w:start w:val="1"/>
      <w:numFmt w:val="decimal"/>
      <w:lvlText w:val="%1.%2.%3.%4.%5.%6.%7.%8.%9"/>
      <w:lvlJc w:val="left"/>
      <w:pPr>
        <w:ind w:left="5688" w:hanging="1800"/>
      </w:pPr>
      <w:rPr>
        <w:rFonts w:hint="default"/>
      </w:rPr>
    </w:lvl>
  </w:abstractNum>
  <w:abstractNum w:abstractNumId="6" w15:restartNumberingAfterBreak="0">
    <w:nsid w:val="355E11CF"/>
    <w:multiLevelType w:val="multilevel"/>
    <w:tmpl w:val="E0C0BDEC"/>
    <w:lvl w:ilvl="0">
      <w:start w:val="3"/>
      <w:numFmt w:val="decimal"/>
      <w:lvlText w:val="%1"/>
      <w:lvlJc w:val="left"/>
      <w:pPr>
        <w:ind w:left="780" w:hanging="780"/>
      </w:pPr>
      <w:rPr>
        <w:rFonts w:hint="default"/>
      </w:rPr>
    </w:lvl>
    <w:lvl w:ilvl="1">
      <w:start w:val="1"/>
      <w:numFmt w:val="decimal"/>
      <w:lvlText w:val="%1.%2"/>
      <w:lvlJc w:val="left"/>
      <w:pPr>
        <w:ind w:left="1205" w:hanging="780"/>
      </w:pPr>
      <w:rPr>
        <w:rFonts w:hint="default"/>
      </w:rPr>
    </w:lvl>
    <w:lvl w:ilvl="2">
      <w:start w:val="1"/>
      <w:numFmt w:val="decimal"/>
      <w:lvlText w:val="%1.%2.%3"/>
      <w:lvlJc w:val="left"/>
      <w:pPr>
        <w:ind w:left="1630" w:hanging="780"/>
      </w:pPr>
      <w:rPr>
        <w:rFonts w:hint="default"/>
      </w:rPr>
    </w:lvl>
    <w:lvl w:ilvl="3">
      <w:start w:val="3"/>
      <w:numFmt w:val="decimal"/>
      <w:lvlText w:val="%1.%2.%3.%4"/>
      <w:lvlJc w:val="left"/>
      <w:pPr>
        <w:ind w:left="2055" w:hanging="780"/>
      </w:pPr>
      <w:rPr>
        <w:rFonts w:hint="default"/>
      </w:rPr>
    </w:lvl>
    <w:lvl w:ilvl="4">
      <w:start w:val="2"/>
      <w:numFmt w:val="decimal"/>
      <w:lvlText w:val="%1.%2.%3.%4.%5"/>
      <w:lvlJc w:val="left"/>
      <w:pPr>
        <w:ind w:left="2780" w:hanging="108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5200" w:hanging="1800"/>
      </w:pPr>
      <w:rPr>
        <w:rFonts w:hint="default"/>
      </w:rPr>
    </w:lvl>
  </w:abstractNum>
  <w:abstractNum w:abstractNumId="7" w15:restartNumberingAfterBreak="0">
    <w:nsid w:val="3F880E7F"/>
    <w:multiLevelType w:val="multilevel"/>
    <w:tmpl w:val="04D8153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b w:val="0"/>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484951E9"/>
    <w:multiLevelType w:val="multilevel"/>
    <w:tmpl w:val="84808EB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val="0"/>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64C649EF"/>
    <w:multiLevelType w:val="multilevel"/>
    <w:tmpl w:val="347C0236"/>
    <w:lvl w:ilvl="0">
      <w:start w:val="8"/>
      <w:numFmt w:val="decimal"/>
      <w:lvlText w:val="%1"/>
      <w:lvlJc w:val="left"/>
      <w:pPr>
        <w:ind w:left="948" w:hanging="948"/>
      </w:pPr>
      <w:rPr>
        <w:rFonts w:hint="default"/>
      </w:rPr>
    </w:lvl>
    <w:lvl w:ilvl="1">
      <w:start w:val="1"/>
      <w:numFmt w:val="decimal"/>
      <w:lvlText w:val="%1.%2"/>
      <w:lvlJc w:val="left"/>
      <w:pPr>
        <w:ind w:left="1056" w:hanging="948"/>
      </w:pPr>
      <w:rPr>
        <w:rFonts w:hint="default"/>
      </w:rPr>
    </w:lvl>
    <w:lvl w:ilvl="2">
      <w:start w:val="5"/>
      <w:numFmt w:val="decimal"/>
      <w:lvlText w:val="%1.%2.%3"/>
      <w:lvlJc w:val="left"/>
      <w:pPr>
        <w:ind w:left="1164" w:hanging="948"/>
      </w:pPr>
      <w:rPr>
        <w:rFonts w:hint="default"/>
      </w:rPr>
    </w:lvl>
    <w:lvl w:ilvl="3">
      <w:start w:val="1"/>
      <w:numFmt w:val="decimal"/>
      <w:lvlText w:val="%1.%2.%3.%4"/>
      <w:lvlJc w:val="left"/>
      <w:pPr>
        <w:ind w:left="1272" w:hanging="948"/>
      </w:pPr>
      <w:rPr>
        <w:rFonts w:hint="default"/>
      </w:rPr>
    </w:lvl>
    <w:lvl w:ilvl="4">
      <w:start w:val="1"/>
      <w:numFmt w:val="decimal"/>
      <w:lvlText w:val="%1.%2.%3.%4.%5"/>
      <w:lvlJc w:val="left"/>
      <w:pPr>
        <w:ind w:left="1512" w:hanging="1080"/>
      </w:pPr>
      <w:rPr>
        <w:rFonts w:hint="default"/>
      </w:rPr>
    </w:lvl>
    <w:lvl w:ilvl="5">
      <w:start w:val="3"/>
      <w:numFmt w:val="decimal"/>
      <w:lvlText w:val="%1.%2.%3.%4.%5.%6"/>
      <w:lvlJc w:val="left"/>
      <w:pPr>
        <w:ind w:left="1620" w:hanging="1080"/>
      </w:pPr>
      <w:rPr>
        <w:rFonts w:hint="default"/>
      </w:rPr>
    </w:lvl>
    <w:lvl w:ilvl="6">
      <w:start w:val="1"/>
      <w:numFmt w:val="decimal"/>
      <w:lvlText w:val="%1.%2.%3.%4.%5.%6.%7"/>
      <w:lvlJc w:val="left"/>
      <w:pPr>
        <w:ind w:left="2088" w:hanging="1440"/>
      </w:pPr>
      <w:rPr>
        <w:rFonts w:hint="default"/>
      </w:rPr>
    </w:lvl>
    <w:lvl w:ilvl="7">
      <w:start w:val="1"/>
      <w:numFmt w:val="decimal"/>
      <w:lvlText w:val="%1.%2.%3.%4.%5.%6.%7.%8"/>
      <w:lvlJc w:val="left"/>
      <w:pPr>
        <w:ind w:left="2196" w:hanging="1440"/>
      </w:pPr>
      <w:rPr>
        <w:rFonts w:hint="default"/>
      </w:rPr>
    </w:lvl>
    <w:lvl w:ilvl="8">
      <w:start w:val="1"/>
      <w:numFmt w:val="decimal"/>
      <w:lvlText w:val="%1.%2.%3.%4.%5.%6.%7.%8.%9"/>
      <w:lvlJc w:val="left"/>
      <w:pPr>
        <w:ind w:left="2664" w:hanging="1800"/>
      </w:pPr>
      <w:rPr>
        <w:rFonts w:hint="default"/>
      </w:rPr>
    </w:lvl>
  </w:abstractNum>
  <w:abstractNum w:abstractNumId="10" w15:restartNumberingAfterBreak="0">
    <w:nsid w:val="65357C06"/>
    <w:multiLevelType w:val="multilevel"/>
    <w:tmpl w:val="837462A8"/>
    <w:lvl w:ilvl="0">
      <w:start w:val="5"/>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6B3E05D0"/>
    <w:multiLevelType w:val="multilevel"/>
    <w:tmpl w:val="75108BB6"/>
    <w:lvl w:ilvl="0">
      <w:start w:val="8"/>
      <w:numFmt w:val="decimal"/>
      <w:lvlText w:val="%1"/>
      <w:lvlJc w:val="left"/>
      <w:pPr>
        <w:ind w:left="444" w:hanging="444"/>
      </w:pPr>
      <w:rPr>
        <w:rFonts w:hint="default"/>
      </w:rPr>
    </w:lvl>
    <w:lvl w:ilvl="1">
      <w:start w:val="1"/>
      <w:numFmt w:val="decimal"/>
      <w:lvlText w:val="%1.%2"/>
      <w:lvlJc w:val="left"/>
      <w:pPr>
        <w:ind w:left="624" w:hanging="444"/>
      </w:pPr>
      <w:rPr>
        <w:rFonts w:hint="default"/>
      </w:rPr>
    </w:lvl>
    <w:lvl w:ilvl="2">
      <w:start w:val="5"/>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2" w15:restartNumberingAfterBreak="0">
    <w:nsid w:val="71482EBF"/>
    <w:multiLevelType w:val="multilevel"/>
    <w:tmpl w:val="4002FC2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2125028145">
    <w:abstractNumId w:val="12"/>
  </w:num>
  <w:num w:numId="2" w16cid:durableId="1543244966">
    <w:abstractNumId w:val="3"/>
  </w:num>
  <w:num w:numId="3" w16cid:durableId="1343967140">
    <w:abstractNumId w:val="7"/>
  </w:num>
  <w:num w:numId="4" w16cid:durableId="1077753284">
    <w:abstractNumId w:val="6"/>
  </w:num>
  <w:num w:numId="5" w16cid:durableId="2020767187">
    <w:abstractNumId w:val="2"/>
  </w:num>
  <w:num w:numId="6" w16cid:durableId="644239009">
    <w:abstractNumId w:val="10"/>
  </w:num>
  <w:num w:numId="7" w16cid:durableId="1035423401">
    <w:abstractNumId w:val="8"/>
  </w:num>
  <w:num w:numId="8" w16cid:durableId="552040132">
    <w:abstractNumId w:val="1"/>
  </w:num>
  <w:num w:numId="9" w16cid:durableId="1627659767">
    <w:abstractNumId w:val="4"/>
  </w:num>
  <w:num w:numId="10" w16cid:durableId="105121452">
    <w:abstractNumId w:val="0"/>
  </w:num>
  <w:num w:numId="11" w16cid:durableId="731003869">
    <w:abstractNumId w:val="11"/>
  </w:num>
  <w:num w:numId="12" w16cid:durableId="517737421">
    <w:abstractNumId w:val="9"/>
  </w:num>
  <w:num w:numId="13" w16cid:durableId="1580359131">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oy">
    <w15:presenceInfo w15:providerId="None" w15:userId="Joy"/>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A7F"/>
    <w:rsid w:val="00004151"/>
    <w:rsid w:val="00012A7F"/>
    <w:rsid w:val="0002466C"/>
    <w:rsid w:val="00065EB8"/>
    <w:rsid w:val="000A127A"/>
    <w:rsid w:val="000A555A"/>
    <w:rsid w:val="000B6CDE"/>
    <w:rsid w:val="000C229F"/>
    <w:rsid w:val="000E4EA6"/>
    <w:rsid w:val="00134E9D"/>
    <w:rsid w:val="001430C3"/>
    <w:rsid w:val="001545F0"/>
    <w:rsid w:val="001951B3"/>
    <w:rsid w:val="001D322D"/>
    <w:rsid w:val="002177DC"/>
    <w:rsid w:val="002531E3"/>
    <w:rsid w:val="00266F1D"/>
    <w:rsid w:val="002B1C28"/>
    <w:rsid w:val="002C1AAE"/>
    <w:rsid w:val="002C6475"/>
    <w:rsid w:val="002D2137"/>
    <w:rsid w:val="002D2566"/>
    <w:rsid w:val="003061B5"/>
    <w:rsid w:val="00322F43"/>
    <w:rsid w:val="00330471"/>
    <w:rsid w:val="00330EC3"/>
    <w:rsid w:val="003326CF"/>
    <w:rsid w:val="00341E8F"/>
    <w:rsid w:val="00355AE6"/>
    <w:rsid w:val="00362139"/>
    <w:rsid w:val="003B0795"/>
    <w:rsid w:val="003B10EA"/>
    <w:rsid w:val="003C7A01"/>
    <w:rsid w:val="003E03C9"/>
    <w:rsid w:val="003E3A8D"/>
    <w:rsid w:val="004059FB"/>
    <w:rsid w:val="004423F8"/>
    <w:rsid w:val="004458CD"/>
    <w:rsid w:val="00451995"/>
    <w:rsid w:val="00454CD4"/>
    <w:rsid w:val="004573D0"/>
    <w:rsid w:val="0049053A"/>
    <w:rsid w:val="004A1776"/>
    <w:rsid w:val="004A5BCD"/>
    <w:rsid w:val="004B412E"/>
    <w:rsid w:val="004C0192"/>
    <w:rsid w:val="004E0FAD"/>
    <w:rsid w:val="00530544"/>
    <w:rsid w:val="00561D8E"/>
    <w:rsid w:val="005C4178"/>
    <w:rsid w:val="005D51F9"/>
    <w:rsid w:val="005D7300"/>
    <w:rsid w:val="005E0881"/>
    <w:rsid w:val="005F24EC"/>
    <w:rsid w:val="00634140"/>
    <w:rsid w:val="00642F2E"/>
    <w:rsid w:val="006527DA"/>
    <w:rsid w:val="00661E1E"/>
    <w:rsid w:val="00663FD9"/>
    <w:rsid w:val="006A241B"/>
    <w:rsid w:val="006B0743"/>
    <w:rsid w:val="006F0CBE"/>
    <w:rsid w:val="006F29F9"/>
    <w:rsid w:val="007527B5"/>
    <w:rsid w:val="007535EF"/>
    <w:rsid w:val="00767CE5"/>
    <w:rsid w:val="00791BE6"/>
    <w:rsid w:val="007925C4"/>
    <w:rsid w:val="007B30D5"/>
    <w:rsid w:val="007C2495"/>
    <w:rsid w:val="007F1FC0"/>
    <w:rsid w:val="00803EAA"/>
    <w:rsid w:val="00832087"/>
    <w:rsid w:val="008344A7"/>
    <w:rsid w:val="0083481F"/>
    <w:rsid w:val="0085362C"/>
    <w:rsid w:val="008821C9"/>
    <w:rsid w:val="00884E1E"/>
    <w:rsid w:val="00885C17"/>
    <w:rsid w:val="00897158"/>
    <w:rsid w:val="008B4F9F"/>
    <w:rsid w:val="008C36B9"/>
    <w:rsid w:val="00941197"/>
    <w:rsid w:val="00963755"/>
    <w:rsid w:val="009860AF"/>
    <w:rsid w:val="009A3CFC"/>
    <w:rsid w:val="009D0B32"/>
    <w:rsid w:val="009D1476"/>
    <w:rsid w:val="009E0EF0"/>
    <w:rsid w:val="009F152E"/>
    <w:rsid w:val="009F636D"/>
    <w:rsid w:val="00A35D77"/>
    <w:rsid w:val="00A63B0E"/>
    <w:rsid w:val="00A6439B"/>
    <w:rsid w:val="00A662C0"/>
    <w:rsid w:val="00A746B1"/>
    <w:rsid w:val="00A7745F"/>
    <w:rsid w:val="00A77C9A"/>
    <w:rsid w:val="00A8205C"/>
    <w:rsid w:val="00A84D73"/>
    <w:rsid w:val="00A93B5C"/>
    <w:rsid w:val="00AE7C0C"/>
    <w:rsid w:val="00AF4143"/>
    <w:rsid w:val="00B3456B"/>
    <w:rsid w:val="00B40315"/>
    <w:rsid w:val="00B54A84"/>
    <w:rsid w:val="00B616FD"/>
    <w:rsid w:val="00BA4144"/>
    <w:rsid w:val="00BC5155"/>
    <w:rsid w:val="00BC5840"/>
    <w:rsid w:val="00BD258C"/>
    <w:rsid w:val="00BE5530"/>
    <w:rsid w:val="00BE58F8"/>
    <w:rsid w:val="00BF478F"/>
    <w:rsid w:val="00C123C6"/>
    <w:rsid w:val="00C73FA9"/>
    <w:rsid w:val="00C90EFB"/>
    <w:rsid w:val="00CA414F"/>
    <w:rsid w:val="00CB1167"/>
    <w:rsid w:val="00CB38CF"/>
    <w:rsid w:val="00CC4FDD"/>
    <w:rsid w:val="00CD45E8"/>
    <w:rsid w:val="00D00F58"/>
    <w:rsid w:val="00D12A86"/>
    <w:rsid w:val="00D54189"/>
    <w:rsid w:val="00D64DAB"/>
    <w:rsid w:val="00D657D0"/>
    <w:rsid w:val="00D7077C"/>
    <w:rsid w:val="00D82EE5"/>
    <w:rsid w:val="00D94BA7"/>
    <w:rsid w:val="00DB7735"/>
    <w:rsid w:val="00DD0C55"/>
    <w:rsid w:val="00DD24D2"/>
    <w:rsid w:val="00DE4E65"/>
    <w:rsid w:val="00DE590B"/>
    <w:rsid w:val="00DF7F82"/>
    <w:rsid w:val="00E103E5"/>
    <w:rsid w:val="00E14C6B"/>
    <w:rsid w:val="00E33413"/>
    <w:rsid w:val="00E505DF"/>
    <w:rsid w:val="00E617E4"/>
    <w:rsid w:val="00EA2900"/>
    <w:rsid w:val="00ED3B3C"/>
    <w:rsid w:val="00F13D61"/>
    <w:rsid w:val="00F2688A"/>
    <w:rsid w:val="00F27C1D"/>
    <w:rsid w:val="00F438DE"/>
    <w:rsid w:val="00F449D1"/>
    <w:rsid w:val="00F5599E"/>
    <w:rsid w:val="00F56905"/>
    <w:rsid w:val="00F8422D"/>
    <w:rsid w:val="00F9137F"/>
    <w:rsid w:val="00FB2651"/>
    <w:rsid w:val="00FC6F9C"/>
    <w:rsid w:val="00FF732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BE615A"/>
  <w15:docId w15:val="{AEE2D2F7-9A01-463B-93B4-C646AF64E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4143"/>
    <w:pPr>
      <w:spacing w:after="200" w:line="276" w:lineRule="auto"/>
    </w:pPr>
    <w:rPr>
      <w:lang w:val="en-US"/>
    </w:rPr>
  </w:style>
  <w:style w:type="paragraph" w:styleId="Heading1">
    <w:name w:val="heading 1"/>
    <w:basedOn w:val="Normal"/>
    <w:next w:val="Normal"/>
    <w:link w:val="Heading1Char"/>
    <w:uiPriority w:val="9"/>
    <w:qFormat/>
    <w:rsid w:val="00663FD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63FD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2A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2A7F"/>
  </w:style>
  <w:style w:type="paragraph" w:styleId="Footer">
    <w:name w:val="footer"/>
    <w:basedOn w:val="Normal"/>
    <w:link w:val="FooterChar"/>
    <w:uiPriority w:val="99"/>
    <w:unhideWhenUsed/>
    <w:rsid w:val="00012A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2A7F"/>
  </w:style>
  <w:style w:type="paragraph" w:styleId="NormalWeb">
    <w:name w:val="Normal (Web)"/>
    <w:basedOn w:val="Normal"/>
    <w:uiPriority w:val="99"/>
    <w:semiHidden/>
    <w:unhideWhenUsed/>
    <w:rsid w:val="00663FD9"/>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customStyle="1" w:styleId="Heading1Char">
    <w:name w:val="Heading 1 Char"/>
    <w:basedOn w:val="DefaultParagraphFont"/>
    <w:link w:val="Heading1"/>
    <w:uiPriority w:val="9"/>
    <w:rsid w:val="00663FD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663FD9"/>
    <w:pPr>
      <w:outlineLvl w:val="9"/>
    </w:pPr>
  </w:style>
  <w:style w:type="character" w:customStyle="1" w:styleId="Heading2Char">
    <w:name w:val="Heading 2 Char"/>
    <w:basedOn w:val="DefaultParagraphFont"/>
    <w:link w:val="Heading2"/>
    <w:uiPriority w:val="9"/>
    <w:rsid w:val="00663FD9"/>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663FD9"/>
    <w:pPr>
      <w:spacing w:after="100"/>
    </w:pPr>
  </w:style>
  <w:style w:type="paragraph" w:styleId="TOC2">
    <w:name w:val="toc 2"/>
    <w:basedOn w:val="Normal"/>
    <w:next w:val="Normal"/>
    <w:autoRedefine/>
    <w:uiPriority w:val="39"/>
    <w:unhideWhenUsed/>
    <w:rsid w:val="00663FD9"/>
    <w:pPr>
      <w:spacing w:after="100"/>
      <w:ind w:left="220"/>
    </w:pPr>
  </w:style>
  <w:style w:type="character" w:styleId="Hyperlink">
    <w:name w:val="Hyperlink"/>
    <w:basedOn w:val="DefaultParagraphFont"/>
    <w:uiPriority w:val="99"/>
    <w:unhideWhenUsed/>
    <w:rsid w:val="00663FD9"/>
    <w:rPr>
      <w:color w:val="0563C1" w:themeColor="hyperlink"/>
      <w:u w:val="single"/>
    </w:rPr>
  </w:style>
  <w:style w:type="paragraph" w:styleId="NoSpacing">
    <w:name w:val="No Spacing"/>
    <w:uiPriority w:val="1"/>
    <w:qFormat/>
    <w:rsid w:val="00E33413"/>
    <w:pPr>
      <w:spacing w:after="0" w:line="240" w:lineRule="auto"/>
    </w:pPr>
  </w:style>
  <w:style w:type="paragraph" w:styleId="ListParagraph">
    <w:name w:val="List Paragraph"/>
    <w:basedOn w:val="Normal"/>
    <w:uiPriority w:val="34"/>
    <w:qFormat/>
    <w:rsid w:val="00E33413"/>
    <w:pPr>
      <w:ind w:left="720"/>
      <w:contextualSpacing/>
    </w:pPr>
  </w:style>
  <w:style w:type="table" w:styleId="TableGrid">
    <w:name w:val="Table Grid"/>
    <w:basedOn w:val="TableNormal"/>
    <w:uiPriority w:val="39"/>
    <w:rsid w:val="00C90E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rkedcontent">
    <w:name w:val="markedcontent"/>
    <w:basedOn w:val="DefaultParagraphFont"/>
    <w:rsid w:val="000A555A"/>
  </w:style>
  <w:style w:type="paragraph" w:styleId="TOC3">
    <w:name w:val="toc 3"/>
    <w:basedOn w:val="Normal"/>
    <w:next w:val="Normal"/>
    <w:autoRedefine/>
    <w:uiPriority w:val="39"/>
    <w:unhideWhenUsed/>
    <w:rsid w:val="00E617E4"/>
    <w:pPr>
      <w:spacing w:after="100" w:line="259" w:lineRule="auto"/>
      <w:ind w:left="440"/>
    </w:pPr>
    <w:rPr>
      <w:rFonts w:eastAsiaTheme="minorEastAsia"/>
      <w:lang w:val="en-PH" w:eastAsia="en-PH"/>
    </w:rPr>
  </w:style>
  <w:style w:type="paragraph" w:styleId="TOC4">
    <w:name w:val="toc 4"/>
    <w:basedOn w:val="Normal"/>
    <w:next w:val="Normal"/>
    <w:autoRedefine/>
    <w:uiPriority w:val="39"/>
    <w:unhideWhenUsed/>
    <w:rsid w:val="00E617E4"/>
    <w:pPr>
      <w:spacing w:after="100" w:line="259" w:lineRule="auto"/>
      <w:ind w:left="660"/>
    </w:pPr>
    <w:rPr>
      <w:rFonts w:eastAsiaTheme="minorEastAsia"/>
      <w:lang w:val="en-PH" w:eastAsia="en-PH"/>
    </w:rPr>
  </w:style>
  <w:style w:type="paragraph" w:styleId="TOC5">
    <w:name w:val="toc 5"/>
    <w:basedOn w:val="Normal"/>
    <w:next w:val="Normal"/>
    <w:autoRedefine/>
    <w:uiPriority w:val="39"/>
    <w:unhideWhenUsed/>
    <w:rsid w:val="00E617E4"/>
    <w:pPr>
      <w:spacing w:after="100" w:line="259" w:lineRule="auto"/>
      <w:ind w:left="880"/>
    </w:pPr>
    <w:rPr>
      <w:rFonts w:eastAsiaTheme="minorEastAsia"/>
      <w:lang w:val="en-PH" w:eastAsia="en-PH"/>
    </w:rPr>
  </w:style>
  <w:style w:type="paragraph" w:styleId="TOC6">
    <w:name w:val="toc 6"/>
    <w:basedOn w:val="Normal"/>
    <w:next w:val="Normal"/>
    <w:autoRedefine/>
    <w:uiPriority w:val="39"/>
    <w:unhideWhenUsed/>
    <w:rsid w:val="00E617E4"/>
    <w:pPr>
      <w:spacing w:after="100" w:line="259" w:lineRule="auto"/>
      <w:ind w:left="1100"/>
    </w:pPr>
    <w:rPr>
      <w:rFonts w:eastAsiaTheme="minorEastAsia"/>
      <w:lang w:val="en-PH" w:eastAsia="en-PH"/>
    </w:rPr>
  </w:style>
  <w:style w:type="paragraph" w:styleId="TOC7">
    <w:name w:val="toc 7"/>
    <w:basedOn w:val="Normal"/>
    <w:next w:val="Normal"/>
    <w:autoRedefine/>
    <w:uiPriority w:val="39"/>
    <w:unhideWhenUsed/>
    <w:rsid w:val="00E617E4"/>
    <w:pPr>
      <w:spacing w:after="100" w:line="259" w:lineRule="auto"/>
      <w:ind w:left="1320"/>
    </w:pPr>
    <w:rPr>
      <w:rFonts w:eastAsiaTheme="minorEastAsia"/>
      <w:lang w:val="en-PH" w:eastAsia="en-PH"/>
    </w:rPr>
  </w:style>
  <w:style w:type="paragraph" w:styleId="TOC8">
    <w:name w:val="toc 8"/>
    <w:basedOn w:val="Normal"/>
    <w:next w:val="Normal"/>
    <w:autoRedefine/>
    <w:uiPriority w:val="39"/>
    <w:unhideWhenUsed/>
    <w:rsid w:val="00E617E4"/>
    <w:pPr>
      <w:spacing w:after="100" w:line="259" w:lineRule="auto"/>
      <w:ind w:left="1540"/>
    </w:pPr>
    <w:rPr>
      <w:rFonts w:eastAsiaTheme="minorEastAsia"/>
      <w:lang w:val="en-PH" w:eastAsia="en-PH"/>
    </w:rPr>
  </w:style>
  <w:style w:type="paragraph" w:styleId="TOC9">
    <w:name w:val="toc 9"/>
    <w:basedOn w:val="Normal"/>
    <w:next w:val="Normal"/>
    <w:autoRedefine/>
    <w:uiPriority w:val="39"/>
    <w:unhideWhenUsed/>
    <w:rsid w:val="00E617E4"/>
    <w:pPr>
      <w:spacing w:after="100" w:line="259" w:lineRule="auto"/>
      <w:ind w:left="1760"/>
    </w:pPr>
    <w:rPr>
      <w:rFonts w:eastAsiaTheme="minorEastAsia"/>
      <w:lang w:val="en-PH" w:eastAsia="en-PH"/>
    </w:rPr>
  </w:style>
  <w:style w:type="character" w:styleId="UnresolvedMention">
    <w:name w:val="Unresolved Mention"/>
    <w:basedOn w:val="DefaultParagraphFont"/>
    <w:uiPriority w:val="99"/>
    <w:semiHidden/>
    <w:unhideWhenUsed/>
    <w:rsid w:val="00E617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927035">
      <w:bodyDiv w:val="1"/>
      <w:marLeft w:val="0"/>
      <w:marRight w:val="0"/>
      <w:marTop w:val="0"/>
      <w:marBottom w:val="0"/>
      <w:divBdr>
        <w:top w:val="none" w:sz="0" w:space="0" w:color="auto"/>
        <w:left w:val="none" w:sz="0" w:space="0" w:color="auto"/>
        <w:bottom w:val="none" w:sz="0" w:space="0" w:color="auto"/>
        <w:right w:val="none" w:sz="0" w:space="0" w:color="auto"/>
      </w:divBdr>
    </w:div>
    <w:div w:id="836192727">
      <w:bodyDiv w:val="1"/>
      <w:marLeft w:val="0"/>
      <w:marRight w:val="0"/>
      <w:marTop w:val="0"/>
      <w:marBottom w:val="0"/>
      <w:divBdr>
        <w:top w:val="none" w:sz="0" w:space="0" w:color="auto"/>
        <w:left w:val="none" w:sz="0" w:space="0" w:color="auto"/>
        <w:bottom w:val="none" w:sz="0" w:space="0" w:color="auto"/>
        <w:right w:val="none" w:sz="0" w:space="0" w:color="auto"/>
      </w:divBdr>
    </w:div>
    <w:div w:id="1276869136">
      <w:bodyDiv w:val="1"/>
      <w:marLeft w:val="0"/>
      <w:marRight w:val="0"/>
      <w:marTop w:val="0"/>
      <w:marBottom w:val="0"/>
      <w:divBdr>
        <w:top w:val="none" w:sz="0" w:space="0" w:color="auto"/>
        <w:left w:val="none" w:sz="0" w:space="0" w:color="auto"/>
        <w:bottom w:val="none" w:sz="0" w:space="0" w:color="auto"/>
        <w:right w:val="none" w:sz="0" w:space="0" w:color="auto"/>
      </w:divBdr>
    </w:div>
    <w:div w:id="1600790044">
      <w:bodyDiv w:val="1"/>
      <w:marLeft w:val="0"/>
      <w:marRight w:val="0"/>
      <w:marTop w:val="0"/>
      <w:marBottom w:val="0"/>
      <w:divBdr>
        <w:top w:val="none" w:sz="0" w:space="0" w:color="auto"/>
        <w:left w:val="none" w:sz="0" w:space="0" w:color="auto"/>
        <w:bottom w:val="none" w:sz="0" w:space="0" w:color="auto"/>
        <w:right w:val="none" w:sz="0" w:space="0" w:color="auto"/>
      </w:divBdr>
    </w:div>
    <w:div w:id="17196716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5.png"/><Relationship Id="rId3" Type="http://schemas.openxmlformats.org/officeDocument/2006/relationships/settings" Target="settings.xml"/><Relationship Id="rId21" Type="http://schemas.openxmlformats.org/officeDocument/2006/relationships/image" Target="media/image10.png"/><Relationship Id="rId34" Type="http://schemas.openxmlformats.org/officeDocument/2006/relationships/image" Target="media/image21.png"/><Relationship Id="rId42" Type="http://schemas.openxmlformats.org/officeDocument/2006/relationships/image" Target="media/image28.png"/><Relationship Id="rId47" Type="http://schemas.openxmlformats.org/officeDocument/2006/relationships/fontTable" Target="fontTable.xml"/><Relationship Id="rId7" Type="http://schemas.openxmlformats.org/officeDocument/2006/relationships/hyperlink" Target="file:///C:\Users\Joy\Desktop\Consultare\2022\Policy\Consultare%20Virtual%20Assistant%20Company%20Manual%20-%2020220818.docx" TargetMode="Externa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0.png"/><Relationship Id="rId38" Type="http://schemas.openxmlformats.org/officeDocument/2006/relationships/image" Target="media/image24.png"/><Relationship Id="rId46"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image" Target="media/image2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file:///C:\Users\Joy\Desktop\Consultare\2022\Policy\Consultare%20Virtual%20Assistant%20Company%20Manual%20-%2020220818.docx" TargetMode="External"/><Relationship Id="rId24" Type="http://schemas.openxmlformats.org/officeDocument/2006/relationships/image" Target="media/image13.png"/><Relationship Id="rId32" Type="http://schemas.openxmlformats.org/officeDocument/2006/relationships/image" Target="media/image19.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yperlink" Target="https://www.prpcompliance.com/SERVICES_LOGS/SERVICE_REPORT_GENERATE_INVOICE.php?filter=Button_" TargetMode="External"/><Relationship Id="rId49" Type="http://schemas.openxmlformats.org/officeDocument/2006/relationships/theme" Target="theme/theme1.xml"/><Relationship Id="rId10" Type="http://schemas.openxmlformats.org/officeDocument/2006/relationships/hyperlink" Target="file:///C:\Users\Joy\Desktop\Consultare\2022\Policy\Consultare%20Virtual%20Assistant%20Company%20Manual%20-%2020220818.docx" TargetMode="External"/><Relationship Id="rId19" Type="http://schemas.openxmlformats.org/officeDocument/2006/relationships/image" Target="media/image8.png"/><Relationship Id="rId31" Type="http://schemas.openxmlformats.org/officeDocument/2006/relationships/hyperlink" Target="http://www.interlinkiq.com" TargetMode="External"/><Relationship Id="rId44" Type="http://schemas.openxmlformats.org/officeDocument/2006/relationships/image" Target="media/image30.png"/><Relationship Id="rId4" Type="http://schemas.openxmlformats.org/officeDocument/2006/relationships/webSettings" Target="webSettings.xml"/><Relationship Id="rId9" Type="http://schemas.openxmlformats.org/officeDocument/2006/relationships/hyperlink" Target="file:///C:\Users\Joy\Desktop\Consultare\2022\Policy\Consultare%20Virtual%20Assistant%20Company%20Manual%20-%2020220818.docx"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yperlink" Target="http://www.interlinkiq.com" TargetMode="External"/><Relationship Id="rId35" Type="http://schemas.openxmlformats.org/officeDocument/2006/relationships/image" Target="media/image22.png"/><Relationship Id="rId43" Type="http://schemas.openxmlformats.org/officeDocument/2006/relationships/image" Target="media/image29.png"/><Relationship Id="rId48" Type="http://schemas.microsoft.com/office/2011/relationships/people" Target="people.xml"/><Relationship Id="rId8" Type="http://schemas.openxmlformats.org/officeDocument/2006/relationships/hyperlink" Target="file:///C:\Users\Joy\Desktop\Consultare\2022\Policy\Consultare%20Virtual%20Assistant%20Company%20Manual%20-%2020220818.docx"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284</TotalTime>
  <Pages>38</Pages>
  <Words>9128</Words>
  <Characters>48383</Characters>
  <Application>Microsoft Office Word</Application>
  <DocSecurity>0</DocSecurity>
  <Lines>1511</Lines>
  <Paragraphs>787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Joy</dc:creator>
  <cp:keywords/>
  <dc:description/>
  <cp:lastModifiedBy>Joy</cp:lastModifiedBy>
  <cp:revision>6</cp:revision>
  <cp:lastPrinted>2023-01-30T07:36:00Z</cp:lastPrinted>
  <dcterms:created xsi:type="dcterms:W3CDTF">2023-01-30T07:39:00Z</dcterms:created>
  <dcterms:modified xsi:type="dcterms:W3CDTF">2023-01-30T13:07:00Z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e141005657805d9fc21a9539b6baa859aa4572bb4b3a9062e5a909897b208cd2</vt:lpwstr>
  </property>
</Properties>
</file>